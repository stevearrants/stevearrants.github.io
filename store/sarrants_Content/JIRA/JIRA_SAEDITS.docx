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B53277" w14:textId="77777777" w:rsidR="00B16A92" w:rsidRDefault="00B16A92" w:rsidP="00B16A92">
      <w:pPr>
        <w:pStyle w:val="Title"/>
      </w:pPr>
    </w:p>
    <w:p w14:paraId="445E0162" w14:textId="77777777" w:rsidR="00B16A92" w:rsidRDefault="00B16A92" w:rsidP="00B16A92">
      <w:pPr>
        <w:pStyle w:val="Title"/>
      </w:pPr>
    </w:p>
    <w:p w14:paraId="6567D3A2" w14:textId="77777777" w:rsidR="00B16A92" w:rsidRDefault="00B16A92" w:rsidP="00B16A92">
      <w:pPr>
        <w:pStyle w:val="Title"/>
      </w:pPr>
    </w:p>
    <w:p w14:paraId="5B2ECF2F" w14:textId="77777777" w:rsidR="00B16A92" w:rsidRDefault="00B16A92" w:rsidP="00B16A92">
      <w:pPr>
        <w:pStyle w:val="Title"/>
      </w:pPr>
    </w:p>
    <w:p w14:paraId="2DCF160B" w14:textId="77777777" w:rsidR="00B16A92" w:rsidRDefault="00B16A92" w:rsidP="00B16A92">
      <w:pPr>
        <w:pStyle w:val="Title"/>
        <w:ind w:left="1800"/>
      </w:pPr>
      <w:r>
        <w:t>JIRA Service Desk</w:t>
      </w:r>
    </w:p>
    <w:p w14:paraId="7C8D60E9" w14:textId="77777777" w:rsidR="00B16A92" w:rsidRPr="00B16A92" w:rsidRDefault="00B16A92" w:rsidP="00B16A92">
      <w:pPr>
        <w:pStyle w:val="Subtitle"/>
        <w:ind w:left="4230"/>
      </w:pPr>
      <w:r>
        <w:t>Internal Customer Guide</w:t>
      </w:r>
    </w:p>
    <w:p w14:paraId="56CBBE55" w14:textId="77777777" w:rsidR="00B16A92" w:rsidRDefault="00B16A92" w:rsidP="00B16A92">
      <w:pPr>
        <w:spacing w:line="240" w:lineRule="auto"/>
        <w:jc w:val="right"/>
      </w:pPr>
    </w:p>
    <w:p w14:paraId="6151AE19" w14:textId="77777777" w:rsidR="00B16A92" w:rsidRDefault="00B16A92" w:rsidP="00B16A92">
      <w:pPr>
        <w:spacing w:line="240" w:lineRule="auto"/>
        <w:jc w:val="right"/>
      </w:pPr>
    </w:p>
    <w:p w14:paraId="1590F284" w14:textId="77777777" w:rsidR="00B16A92" w:rsidRDefault="00B16A92" w:rsidP="00B16A92">
      <w:pPr>
        <w:spacing w:line="240" w:lineRule="auto"/>
        <w:jc w:val="right"/>
      </w:pPr>
    </w:p>
    <w:p w14:paraId="74B467F9" w14:textId="77777777" w:rsidR="00B16A92" w:rsidRDefault="00B16A92" w:rsidP="00B16A92">
      <w:pPr>
        <w:spacing w:line="240" w:lineRule="auto"/>
        <w:jc w:val="right"/>
      </w:pPr>
    </w:p>
    <w:p w14:paraId="4805BA3C" w14:textId="77777777" w:rsidR="00B16A92" w:rsidRDefault="00B16A92" w:rsidP="00B16A92">
      <w:pPr>
        <w:spacing w:line="240" w:lineRule="auto"/>
        <w:jc w:val="right"/>
      </w:pPr>
    </w:p>
    <w:p w14:paraId="1EC67687" w14:textId="77777777" w:rsidR="00B16A92" w:rsidRDefault="00B16A92" w:rsidP="00B16A92">
      <w:pPr>
        <w:spacing w:line="240" w:lineRule="auto"/>
        <w:jc w:val="right"/>
      </w:pPr>
    </w:p>
    <w:p w14:paraId="3EBDCDA5" w14:textId="77777777" w:rsidR="00B16A92" w:rsidRDefault="00A9343E" w:rsidP="00B16A92">
      <w:pPr>
        <w:spacing w:line="240" w:lineRule="auto"/>
        <w:jc w:val="right"/>
        <w:sectPr w:rsidR="00B16A92" w:rsidSect="00B16A92">
          <w:headerReference w:type="even" r:id="rId8"/>
          <w:footerReference w:type="default" r:id="rId9"/>
          <w:type w:val="continuous"/>
          <w:pgSz w:w="12240" w:h="15840" w:code="1"/>
          <w:pgMar w:top="1440" w:right="1800" w:bottom="1440" w:left="1800" w:header="720" w:footer="720" w:gutter="0"/>
          <w:cols w:space="720"/>
          <w:vAlign w:val="center"/>
          <w:docGrid w:linePitch="360"/>
        </w:sectPr>
      </w:pPr>
      <w:r>
        <w:pict w14:anchorId="5DC45A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25pt;height:69pt">
            <v:imagedata r:id="rId10" o:title="DJS-logo-transparent"/>
          </v:shape>
        </w:pict>
      </w:r>
    </w:p>
    <w:p w14:paraId="1286FA0D" w14:textId="77777777" w:rsidR="00C71108" w:rsidRPr="00B16A92" w:rsidRDefault="00C71108" w:rsidP="00C71108">
      <w:pPr>
        <w:spacing w:line="240" w:lineRule="auto"/>
        <w:rPr>
          <w:rFonts w:eastAsia="Calibri"/>
        </w:rPr>
      </w:pPr>
    </w:p>
    <w:p w14:paraId="5F3386A8" w14:textId="77777777" w:rsidR="00C71108" w:rsidRPr="00C71108" w:rsidRDefault="00C71108" w:rsidP="00C71108">
      <w:pPr>
        <w:spacing w:line="240" w:lineRule="auto"/>
      </w:pPr>
      <w:r w:rsidRPr="00C71108">
        <w:rPr>
          <w:b/>
          <w:bCs/>
        </w:rPr>
        <w:t>JIRA Service Desk - Internal Customer Guide</w:t>
      </w:r>
    </w:p>
    <w:p w14:paraId="56C1D53D" w14:textId="77777777" w:rsidR="00C71108" w:rsidRPr="00B16A92" w:rsidRDefault="00C71108" w:rsidP="00C71108">
      <w:pPr>
        <w:spacing w:line="240" w:lineRule="auto"/>
        <w:rPr>
          <w:rFonts w:eastAsia="Calibri"/>
        </w:rPr>
      </w:pPr>
    </w:p>
    <w:p w14:paraId="651E68D0" w14:textId="77777777" w:rsidR="00C71108" w:rsidRPr="00C71108" w:rsidRDefault="00C71108" w:rsidP="00C71108">
      <w:pPr>
        <w:spacing w:line="240" w:lineRule="auto"/>
      </w:pPr>
      <w:r w:rsidRPr="00C71108">
        <w:t>Dartmouth Journal Services, Inc. Pilgrim 5, Suite 5</w:t>
      </w:r>
    </w:p>
    <w:p w14:paraId="5AA7E3BB" w14:textId="77777777" w:rsidR="00C71108" w:rsidRPr="00C71108" w:rsidRDefault="00C71108" w:rsidP="00C71108">
      <w:r w:rsidRPr="00C71108">
        <w:t>5 Pilgrim Park Road</w:t>
      </w:r>
    </w:p>
    <w:p w14:paraId="75D8538C" w14:textId="77777777" w:rsidR="00C71108" w:rsidRPr="00C71108" w:rsidRDefault="00C71108" w:rsidP="00C71108">
      <w:r w:rsidRPr="00C71108">
        <w:t>Waterbury, VT 05676</w:t>
      </w:r>
    </w:p>
    <w:p w14:paraId="070A212B" w14:textId="77777777" w:rsidR="00C71108" w:rsidRPr="00B16A92" w:rsidRDefault="00C71108" w:rsidP="00C71108">
      <w:pPr>
        <w:spacing w:line="240" w:lineRule="auto"/>
        <w:rPr>
          <w:rFonts w:eastAsia="Calibri"/>
        </w:rPr>
      </w:pPr>
    </w:p>
    <w:p w14:paraId="2AA7131D" w14:textId="77777777" w:rsidR="00C71108" w:rsidRPr="00B16A92" w:rsidRDefault="00C71108" w:rsidP="00C71108">
      <w:pPr>
        <w:spacing w:line="240" w:lineRule="auto"/>
        <w:rPr>
          <w:rFonts w:eastAsia="Calibri"/>
        </w:rPr>
      </w:pPr>
    </w:p>
    <w:p w14:paraId="6695049E" w14:textId="77777777" w:rsidR="00C71108" w:rsidRPr="00C71108" w:rsidRDefault="00C71108" w:rsidP="00C71108">
      <w:r w:rsidRPr="00C71108">
        <w:t>Written by</w:t>
      </w:r>
    </w:p>
    <w:p w14:paraId="7DDF0D5E" w14:textId="77777777" w:rsidR="00C71108" w:rsidRPr="00C71108" w:rsidRDefault="00C71108" w:rsidP="00C71108">
      <w:r w:rsidRPr="00C71108">
        <w:t>Kevin Lawson, Mike Hepp, Tina Fleischer, and Antony Gnanapiragasam</w:t>
      </w:r>
    </w:p>
    <w:p w14:paraId="7110C588" w14:textId="77777777" w:rsidR="00C71108" w:rsidRPr="00B16A92" w:rsidRDefault="00C71108" w:rsidP="00C71108">
      <w:pPr>
        <w:spacing w:line="240" w:lineRule="auto"/>
        <w:rPr>
          <w:rFonts w:eastAsia="Calibri"/>
        </w:rPr>
      </w:pPr>
    </w:p>
    <w:p w14:paraId="2B76F24F" w14:textId="77777777" w:rsidR="00C71108" w:rsidRPr="00C71108" w:rsidRDefault="00C71108" w:rsidP="00C71108">
      <w:pPr>
        <w:spacing w:line="240" w:lineRule="auto"/>
      </w:pPr>
      <w:r w:rsidRPr="00C71108">
        <w:t>No part of this book, including interior design and icons, may be reproduced or transmitted in any form, by any means, without the prior written permission of Dartmouth Journal Services, Inc.</w:t>
      </w:r>
    </w:p>
    <w:p w14:paraId="0D3A9CF0" w14:textId="77777777" w:rsidR="00C71108" w:rsidRPr="00B16A92" w:rsidRDefault="00C71108" w:rsidP="00C71108">
      <w:pPr>
        <w:spacing w:line="240" w:lineRule="auto"/>
        <w:rPr>
          <w:rFonts w:eastAsia="Calibri"/>
        </w:rPr>
      </w:pPr>
    </w:p>
    <w:p w14:paraId="1CA36DAB" w14:textId="77777777" w:rsidR="00C71108" w:rsidRPr="00C71108" w:rsidRDefault="00C71108" w:rsidP="00C71108">
      <w:r w:rsidRPr="00C71108">
        <w:t xml:space="preserve">August 2015 </w:t>
      </w:r>
      <w:commentRangeStart w:id="0"/>
      <w:r w:rsidRPr="00C71108">
        <w:t>(version 1.0)</w:t>
      </w:r>
      <w:commentRangeEnd w:id="0"/>
      <w:r w:rsidR="00A9343E">
        <w:rPr>
          <w:rStyle w:val="CommentReference"/>
        </w:rPr>
        <w:commentReference w:id="0"/>
      </w:r>
    </w:p>
    <w:p w14:paraId="44B301BA" w14:textId="77777777" w:rsidR="00C71108" w:rsidRPr="00B16A92" w:rsidRDefault="00C71108" w:rsidP="00C71108">
      <w:pPr>
        <w:spacing w:line="240" w:lineRule="auto"/>
        <w:rPr>
          <w:rFonts w:eastAsia="Calibri"/>
        </w:rPr>
      </w:pPr>
    </w:p>
    <w:p w14:paraId="225616C9" w14:textId="77777777" w:rsidR="00B16A92" w:rsidRDefault="00B16A92" w:rsidP="00C71108">
      <w:pPr>
        <w:spacing w:line="240" w:lineRule="auto"/>
        <w:sectPr w:rsidR="00B16A92" w:rsidSect="00B16A92">
          <w:headerReference w:type="even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BB4EB2B" w14:textId="77777777" w:rsidR="00C71108" w:rsidRPr="00C71108" w:rsidRDefault="00C71108" w:rsidP="00C71108">
      <w:pPr>
        <w:pStyle w:val="Heading1"/>
      </w:pPr>
      <w:r>
        <w:lastRenderedPageBreak/>
        <w:t>Service Desk Introduction</w:t>
      </w:r>
    </w:p>
    <w:p w14:paraId="46AEBBC5" w14:textId="77777777" w:rsidR="00C71108" w:rsidRPr="00C71108" w:rsidRDefault="00C71108" w:rsidP="00C71108">
      <w:pPr>
        <w:pStyle w:val="Heading2"/>
      </w:pPr>
      <w:r w:rsidRPr="00C71108">
        <w:t>Product Details</w:t>
      </w:r>
    </w:p>
    <w:p w14:paraId="386644AA" w14:textId="77777777" w:rsidR="00C71108" w:rsidRPr="00C71108" w:rsidDel="00884F2E" w:rsidRDefault="00C71108" w:rsidP="00C71108">
      <w:pPr>
        <w:spacing w:line="240" w:lineRule="auto"/>
        <w:rPr>
          <w:del w:id="1" w:author="Author"/>
        </w:rPr>
      </w:pPr>
      <w:r w:rsidRPr="00C71108">
        <w:t>JIRA Service Desk (</w:t>
      </w:r>
      <w:proofErr w:type="spellStart"/>
      <w:r w:rsidRPr="00C71108">
        <w:t>JSD</w:t>
      </w:r>
      <w:proofErr w:type="spellEnd"/>
      <w:r w:rsidRPr="00C71108">
        <w:t xml:space="preserve">) by </w:t>
      </w:r>
      <w:proofErr w:type="spellStart"/>
      <w:r w:rsidRPr="00C71108">
        <w:t>Atlassian</w:t>
      </w:r>
      <w:proofErr w:type="spellEnd"/>
      <w:r w:rsidRPr="00C71108">
        <w:t xml:space="preserve"> is bug/issue-tracking software designed, along with JIRA, as</w:t>
      </w:r>
      <w:ins w:id="2" w:author="Author">
        <w:r w:rsidR="00884F2E">
          <w:t xml:space="preserve"> </w:t>
        </w:r>
      </w:ins>
    </w:p>
    <w:p w14:paraId="46650E44" w14:textId="77777777" w:rsidR="00C71108" w:rsidRPr="00C71108" w:rsidRDefault="00C71108" w:rsidP="00C71108">
      <w:pPr>
        <w:spacing w:line="240" w:lineRule="auto"/>
      </w:pPr>
      <w:proofErr w:type="gramStart"/>
      <w:r w:rsidRPr="00C71108">
        <w:t>a</w:t>
      </w:r>
      <w:proofErr w:type="gramEnd"/>
      <w:r w:rsidRPr="00C71108">
        <w:t xml:space="preserve"> contact center and help desk. It fits within their suite of products </w:t>
      </w:r>
      <w:r>
        <w:t>(</w:t>
      </w:r>
      <w:r w:rsidRPr="00C71108">
        <w:t>JIRA, Confluence, etc.), which allows information and functions to be shared across products. For instance, a bug submitted by a customer in Service Desk may end up linked to a ticket created in JIRA for the development team. DJS is migrating toward increased use of these products to improve efficiency.</w:t>
      </w:r>
    </w:p>
    <w:p w14:paraId="2DE11EBF" w14:textId="77777777" w:rsidR="00C71108" w:rsidRPr="00C71108" w:rsidRDefault="00C71108" w:rsidP="00C71108">
      <w:pPr>
        <w:pStyle w:val="Heading3"/>
      </w:pPr>
      <w:r w:rsidRPr="00C71108">
        <w:t>Definitions</w:t>
      </w:r>
    </w:p>
    <w:p w14:paraId="30654946" w14:textId="77777777" w:rsidR="00C71108" w:rsidRPr="00C71108" w:rsidRDefault="00C71108" w:rsidP="00C71108">
      <w:pPr>
        <w:pStyle w:val="Heading4"/>
      </w:pPr>
      <w:r w:rsidRPr="00C71108">
        <w:t>Roles: Customers and Agents</w:t>
      </w:r>
    </w:p>
    <w:p w14:paraId="38B8CBA3" w14:textId="77777777" w:rsidR="00C71108" w:rsidRPr="00C71108" w:rsidRDefault="00C71108" w:rsidP="00C71108">
      <w:pPr>
        <w:spacing w:line="240" w:lineRule="auto"/>
      </w:pPr>
      <w:r w:rsidRPr="00C71108">
        <w:t xml:space="preserve">In JIRA Service Desk, a </w:t>
      </w:r>
      <w:commentRangeStart w:id="3"/>
      <w:del w:id="4" w:author="Author">
        <w:r w:rsidRPr="00C71108" w:rsidDel="00884F2E">
          <w:delText>“</w:delText>
        </w:r>
      </w:del>
      <w:r w:rsidRPr="00C71108">
        <w:t>customer</w:t>
      </w:r>
      <w:del w:id="5" w:author="Author">
        <w:r w:rsidRPr="00C71108" w:rsidDel="00884F2E">
          <w:delText>”</w:delText>
        </w:r>
      </w:del>
      <w:r w:rsidRPr="00C71108">
        <w:t xml:space="preserve"> </w:t>
      </w:r>
      <w:commentRangeEnd w:id="3"/>
      <w:r w:rsidR="00884F2E">
        <w:rPr>
          <w:rStyle w:val="CommentReference"/>
        </w:rPr>
        <w:commentReference w:id="3"/>
      </w:r>
      <w:del w:id="6" w:author="Author">
        <w:r w:rsidRPr="00C71108" w:rsidDel="00A9343E">
          <w:delText>can mean an</w:delText>
        </w:r>
      </w:del>
      <w:ins w:id="7" w:author="Author">
        <w:r w:rsidR="00A9343E">
          <w:t>is</w:t>
        </w:r>
      </w:ins>
      <w:bookmarkStart w:id="8" w:name="_GoBack"/>
      <w:bookmarkEnd w:id="8"/>
      <w:r w:rsidRPr="00C71108">
        <w:t xml:space="preserve"> external customer of DJS (e.g., Rockefeller Uni</w:t>
      </w:r>
      <w:del w:id="9" w:author="Author">
        <w:r w:rsidRPr="00C71108" w:rsidDel="00884F2E">
          <w:delText xml:space="preserve">- </w:delText>
        </w:r>
      </w:del>
      <w:r w:rsidRPr="00C71108">
        <w:t xml:space="preserve">versity Press), an author, or a person within DJS </w:t>
      </w:r>
      <w:del w:id="10" w:author="Author">
        <w:r w:rsidRPr="00C71108" w:rsidDel="00884F2E">
          <w:delText xml:space="preserve">who is </w:delText>
        </w:r>
      </w:del>
      <w:r w:rsidRPr="00C71108">
        <w:t>requesting support (</w:t>
      </w:r>
      <w:del w:id="11" w:author="Author">
        <w:r w:rsidRPr="00C71108" w:rsidDel="00884F2E">
          <w:delText xml:space="preserve">considered </w:delText>
        </w:r>
      </w:del>
      <w:r w:rsidRPr="00C71108">
        <w:t>an internal customer).</w:t>
      </w:r>
    </w:p>
    <w:p w14:paraId="2468F173" w14:textId="77777777" w:rsidR="00C71108" w:rsidRPr="00C71108" w:rsidRDefault="00C71108" w:rsidP="00C71108">
      <w:pPr>
        <w:spacing w:line="240" w:lineRule="auto"/>
      </w:pPr>
      <w:r w:rsidRPr="00C71108">
        <w:t xml:space="preserve">An Agent is a user who </w:t>
      </w:r>
      <w:del w:id="12" w:author="Author">
        <w:r w:rsidRPr="00C71108" w:rsidDel="00884F2E">
          <w:delText>works out of the precon</w:delText>
        </w:r>
        <w:r w:rsidDel="00884F2E">
          <w:delText>f</w:delText>
        </w:r>
        <w:r w:rsidRPr="00C71108" w:rsidDel="00884F2E">
          <w:delText xml:space="preserve">igured service desk projects and </w:delText>
        </w:r>
      </w:del>
      <w:r w:rsidRPr="00C71108">
        <w:t>resolves customer requests. The Agents at DJS are primarily the Technical Support team.</w:t>
      </w:r>
    </w:p>
    <w:p w14:paraId="69039C52" w14:textId="77777777" w:rsidR="00C71108" w:rsidRPr="00C71108" w:rsidRDefault="00C71108" w:rsidP="00C71108">
      <w:del w:id="13" w:author="Author">
        <w:r w:rsidRPr="00C71108" w:rsidDel="00884F2E">
          <w:delText xml:space="preserve">The main functions of the </w:delText>
        </w:r>
      </w:del>
      <w:r w:rsidRPr="00C71108">
        <w:t>Agent</w:t>
      </w:r>
      <w:ins w:id="14" w:author="Author">
        <w:r w:rsidR="00884F2E">
          <w:t>s can</w:t>
        </w:r>
      </w:ins>
      <w:del w:id="15" w:author="Author">
        <w:r w:rsidRPr="00C71108" w:rsidDel="00884F2E">
          <w:delText xml:space="preserve"> are</w:delText>
        </w:r>
      </w:del>
      <w:r w:rsidRPr="00C71108">
        <w:t>:</w:t>
      </w:r>
    </w:p>
    <w:p w14:paraId="4A90E3EF" w14:textId="77777777" w:rsidR="00C71108" w:rsidRPr="00C71108" w:rsidRDefault="00C71108" w:rsidP="00C71108">
      <w:pPr>
        <w:numPr>
          <w:ilvl w:val="0"/>
          <w:numId w:val="16"/>
        </w:numPr>
      </w:pPr>
      <w:r w:rsidRPr="00C71108">
        <w:t>Access the internal service desk interface</w:t>
      </w:r>
    </w:p>
    <w:p w14:paraId="3385221D" w14:textId="77777777" w:rsidR="00C71108" w:rsidRPr="00C71108" w:rsidDel="00884F2E" w:rsidRDefault="00C71108" w:rsidP="00395A5A">
      <w:pPr>
        <w:numPr>
          <w:ilvl w:val="0"/>
          <w:numId w:val="16"/>
        </w:numPr>
        <w:rPr>
          <w:del w:id="16" w:author="Author"/>
        </w:rPr>
        <w:pPrChange w:id="17" w:author="Stephen Arrants" w:date="2015-08-28T11:18:00Z">
          <w:pPr>
            <w:numPr>
              <w:numId w:val="16"/>
            </w:numPr>
            <w:ind w:left="1080" w:hanging="720"/>
          </w:pPr>
        </w:pPrChange>
      </w:pPr>
      <w:r w:rsidRPr="00C71108">
        <w:t>View the Customer Portal, queues, reports and</w:t>
      </w:r>
      <w:ins w:id="18" w:author="Author">
        <w:r w:rsidR="00884F2E">
          <w:t xml:space="preserve"> </w:t>
        </w:r>
      </w:ins>
    </w:p>
    <w:p w14:paraId="157A87A8" w14:textId="77777777" w:rsidR="00C71108" w:rsidRPr="00C71108" w:rsidRDefault="00C71108" w:rsidP="00884F2E">
      <w:pPr>
        <w:numPr>
          <w:ilvl w:val="0"/>
          <w:numId w:val="16"/>
        </w:numPr>
      </w:pPr>
      <w:r w:rsidRPr="00C71108">
        <w:t>S</w:t>
      </w:r>
      <w:r w:rsidR="008E6DFF">
        <w:t xml:space="preserve">ervice </w:t>
      </w:r>
      <w:r w:rsidRPr="00C71108">
        <w:t>L</w:t>
      </w:r>
      <w:r w:rsidR="008E6DFF">
        <w:t xml:space="preserve">evel </w:t>
      </w:r>
      <w:r w:rsidRPr="00C71108">
        <w:t>A</w:t>
      </w:r>
      <w:r w:rsidR="008E6DFF">
        <w:t>greement (SLA)</w:t>
      </w:r>
      <w:r w:rsidRPr="00C71108">
        <w:t xml:space="preserve"> metrics of assigned service desk projects</w:t>
      </w:r>
    </w:p>
    <w:p w14:paraId="18B2F8B2" w14:textId="77777777" w:rsidR="00C71108" w:rsidRPr="00C71108" w:rsidRDefault="00C71108" w:rsidP="00C71108">
      <w:pPr>
        <w:numPr>
          <w:ilvl w:val="0"/>
          <w:numId w:val="16"/>
        </w:numPr>
      </w:pPr>
      <w:r w:rsidRPr="00C71108">
        <w:t>Troubleshoot and resolve tickets</w:t>
      </w:r>
    </w:p>
    <w:p w14:paraId="24FB9524" w14:textId="77777777" w:rsidR="00C71108" w:rsidRPr="00C71108" w:rsidRDefault="00C71108" w:rsidP="00C71108">
      <w:pPr>
        <w:numPr>
          <w:ilvl w:val="0"/>
          <w:numId w:val="16"/>
        </w:numPr>
      </w:pPr>
      <w:commentRangeStart w:id="19"/>
      <w:r w:rsidRPr="00C71108">
        <w:t>Manage knowledge base content (to come)</w:t>
      </w:r>
      <w:commentRangeEnd w:id="19"/>
      <w:r w:rsidR="00884F2E">
        <w:rPr>
          <w:rStyle w:val="CommentReference"/>
        </w:rPr>
        <w:commentReference w:id="19"/>
      </w:r>
    </w:p>
    <w:p w14:paraId="62953CB3" w14:textId="77777777" w:rsidR="00C71108" w:rsidRPr="00C71108" w:rsidRDefault="00C71108" w:rsidP="00C71108">
      <w:pPr>
        <w:pStyle w:val="Heading1"/>
      </w:pPr>
      <w:r w:rsidRPr="00C71108">
        <w:t>Customer Portal</w:t>
      </w:r>
    </w:p>
    <w:p w14:paraId="124688D4" w14:textId="77777777" w:rsidR="00C71108" w:rsidRPr="00C71108" w:rsidRDefault="00C71108" w:rsidP="00C71108">
      <w:pPr>
        <w:spacing w:line="240" w:lineRule="auto"/>
      </w:pPr>
      <w:r w:rsidRPr="00C71108">
        <w:t xml:space="preserve">The Customer Portal is a web-based </w:t>
      </w:r>
      <w:del w:id="20" w:author="Author">
        <w:r w:rsidRPr="00C71108" w:rsidDel="00884F2E">
          <w:delText>area with links and form fields that allows the various customers</w:delText>
        </w:r>
      </w:del>
      <w:ins w:id="21" w:author="Author">
        <w:r w:rsidR="00884F2E">
          <w:t>form you use</w:t>
        </w:r>
      </w:ins>
      <w:r>
        <w:t xml:space="preserve"> </w:t>
      </w:r>
      <w:r w:rsidRPr="00C71108">
        <w:t xml:space="preserve">to </w:t>
      </w:r>
      <w:del w:id="22" w:author="Author">
        <w:r w:rsidRPr="00C71108" w:rsidDel="00884F2E">
          <w:delText>input information to</w:delText>
        </w:r>
      </w:del>
      <w:ins w:id="23" w:author="Author">
        <w:r w:rsidR="00884F2E">
          <w:t>create a</w:t>
        </w:r>
      </w:ins>
      <w:r w:rsidRPr="00C71108">
        <w:t xml:space="preserve"> support ticket </w:t>
      </w:r>
      <w:del w:id="24" w:author="Author">
        <w:r w:rsidRPr="00C71108" w:rsidDel="00884F2E">
          <w:delText xml:space="preserve">creation </w:delText>
        </w:r>
      </w:del>
      <w:r w:rsidRPr="00C71108">
        <w:t xml:space="preserve">in Service Desk. </w:t>
      </w:r>
      <w:ins w:id="25" w:author="Author">
        <w:r w:rsidR="00884F2E">
          <w:t xml:space="preserve">We create your account in JIRA service desk, but you create your own login and password. </w:t>
        </w:r>
      </w:ins>
      <w:del w:id="26" w:author="Author">
        <w:r w:rsidRPr="00C71108" w:rsidDel="00884F2E">
          <w:delText>To access the Customer Portal, an account is first configured with privileges in JIRA Service Desk and then the internal customer navigates through a screen to create their own login and password.</w:delText>
        </w:r>
      </w:del>
    </w:p>
    <w:p w14:paraId="36FBF2C6" w14:textId="77777777" w:rsidR="00C71108" w:rsidRPr="00C71108" w:rsidRDefault="00C71108" w:rsidP="00C71108">
      <w:pPr>
        <w:pStyle w:val="Heading2"/>
      </w:pPr>
      <w:r w:rsidRPr="00C71108">
        <w:t>The User Experience</w:t>
      </w:r>
    </w:p>
    <w:p w14:paraId="7A9D73E3" w14:textId="77777777" w:rsidR="00C71108" w:rsidRDefault="00C71108" w:rsidP="00C71108">
      <w:pPr>
        <w:spacing w:line="240" w:lineRule="auto"/>
      </w:pPr>
      <w:del w:id="27" w:author="Author">
        <w:r w:rsidRPr="00C71108" w:rsidDel="00884F2E">
          <w:delText>You will be emailed an</w:delText>
        </w:r>
      </w:del>
      <w:ins w:id="28" w:author="Author">
        <w:r w:rsidR="00884F2E">
          <w:t>We will email you an</w:t>
        </w:r>
      </w:ins>
      <w:r w:rsidRPr="00C71108">
        <w:t xml:space="preserve"> invitation </w:t>
      </w:r>
      <w:commentRangeStart w:id="29"/>
      <w:r w:rsidRPr="00C71108">
        <w:t>to create a JIRA Service Desk account</w:t>
      </w:r>
      <w:r w:rsidR="008E6DFF">
        <w:t xml:space="preserve"> for </w:t>
      </w:r>
      <w:commentRangeEnd w:id="29"/>
      <w:r w:rsidR="00884F2E">
        <w:rPr>
          <w:rStyle w:val="CommentReference"/>
        </w:rPr>
        <w:commentReference w:id="29"/>
      </w:r>
      <w:r w:rsidR="008E6DFF">
        <w:t>the product</w:t>
      </w:r>
      <w:r w:rsidRPr="00C71108">
        <w:t>.</w:t>
      </w:r>
      <w:r w:rsidR="008E6DFF">
        <w:t xml:space="preserve"> In our example it is the ARTEMIS JIRA Service Desk.</w:t>
      </w:r>
    </w:p>
    <w:p w14:paraId="0573C321" w14:textId="77777777" w:rsidR="00C71108" w:rsidRPr="00C71108" w:rsidRDefault="00154C32" w:rsidP="00C71108">
      <w:pPr>
        <w:spacing w:line="240" w:lineRule="auto"/>
      </w:pPr>
      <w:r>
        <w:pict w14:anchorId="50C63591">
          <v:shape id="_x0000_i1026" type="#_x0000_t75" style="width:251.25pt;height:118.5pt">
            <v:imagedata r:id="rId14" o:title="1"/>
          </v:shape>
        </w:pict>
      </w:r>
    </w:p>
    <w:p w14:paraId="45117F9C" w14:textId="77777777" w:rsidR="00C71108" w:rsidRPr="00C71108" w:rsidRDefault="0013626B" w:rsidP="00C71108">
      <w:pPr>
        <w:spacing w:line="240" w:lineRule="auto"/>
      </w:pPr>
      <w:r>
        <w:br w:type="page"/>
      </w:r>
      <w:commentRangeStart w:id="30"/>
      <w:r w:rsidR="00C71108" w:rsidRPr="00C71108">
        <w:lastRenderedPageBreak/>
        <w:t xml:space="preserve">Click </w:t>
      </w:r>
      <w:del w:id="31" w:author="Author">
        <w:r w:rsidR="00C71108" w:rsidRPr="00A9343E" w:rsidDel="00884F2E">
          <w:rPr>
            <w:b/>
            <w:rPrChange w:id="32" w:author="Author">
              <w:rPr/>
            </w:rPrChange>
          </w:rPr>
          <w:delText xml:space="preserve">on </w:delText>
        </w:r>
      </w:del>
      <w:r w:rsidR="00C71108" w:rsidRPr="00A9343E">
        <w:rPr>
          <w:b/>
          <w:rPrChange w:id="33" w:author="Author">
            <w:rPr/>
          </w:rPrChange>
        </w:rPr>
        <w:t>Visit Portal</w:t>
      </w:r>
      <w:commentRangeEnd w:id="30"/>
      <w:r w:rsidR="00884F2E">
        <w:rPr>
          <w:rStyle w:val="CommentReference"/>
        </w:rPr>
        <w:commentReference w:id="30"/>
      </w:r>
      <w:r w:rsidR="00C71108" w:rsidRPr="00C71108">
        <w:t xml:space="preserve">. </w:t>
      </w:r>
      <w:del w:id="34" w:author="Author">
        <w:r w:rsidR="00C71108" w:rsidRPr="00C71108" w:rsidDel="00884F2E">
          <w:delText xml:space="preserve">You </w:delText>
        </w:r>
        <w:commentRangeStart w:id="35"/>
        <w:r w:rsidR="00C71108" w:rsidRPr="00C71108" w:rsidDel="00884F2E">
          <w:delText xml:space="preserve">will be </w:delText>
        </w:r>
        <w:commentRangeEnd w:id="35"/>
        <w:r w:rsidR="00884F2E" w:rsidDel="00884F2E">
          <w:rPr>
            <w:rStyle w:val="CommentReference"/>
          </w:rPr>
          <w:commentReference w:id="35"/>
        </w:r>
        <w:r w:rsidR="00C71108" w:rsidRPr="00C71108" w:rsidDel="00884F2E">
          <w:delText>taken</w:delText>
        </w:r>
      </w:del>
      <w:ins w:id="36" w:author="Author">
        <w:r w:rsidR="00884F2E">
          <w:t xml:space="preserve">JIRA Service Desk displays </w:t>
        </w:r>
      </w:ins>
      <w:del w:id="37" w:author="Author">
        <w:r w:rsidR="00C71108" w:rsidRPr="00C71108" w:rsidDel="00884F2E">
          <w:delText xml:space="preserve"> to </w:delText>
        </w:r>
      </w:del>
      <w:r w:rsidR="00C71108" w:rsidRPr="00C71108">
        <w:t>the</w:t>
      </w:r>
      <w:r w:rsidR="00C71108">
        <w:t xml:space="preserve"> </w:t>
      </w:r>
      <w:r w:rsidR="00C71108" w:rsidRPr="00C71108">
        <w:t>account creation page.</w:t>
      </w:r>
    </w:p>
    <w:p w14:paraId="4B596D78" w14:textId="77777777" w:rsidR="00C71108" w:rsidRPr="00B16A92" w:rsidRDefault="00154C32" w:rsidP="00C71108">
      <w:pPr>
        <w:spacing w:line="240" w:lineRule="auto"/>
        <w:rPr>
          <w:rFonts w:eastAsia="Calibri"/>
        </w:rPr>
      </w:pPr>
      <w:r>
        <w:pict w14:anchorId="5F01D4FD">
          <v:shape id="_x0000_i1027" type="#_x0000_t75" style="width:398.25pt;height:303pt">
            <v:imagedata r:id="rId15" o:title="2"/>
          </v:shape>
        </w:pict>
      </w:r>
    </w:p>
    <w:p w14:paraId="40C980B7" w14:textId="77777777" w:rsidR="00C71108" w:rsidRPr="00C71108" w:rsidRDefault="00C71108" w:rsidP="0013626B">
      <w:pPr>
        <w:spacing w:line="240" w:lineRule="auto"/>
      </w:pPr>
      <w:r w:rsidRPr="00C71108">
        <w:t xml:space="preserve">Once your account </w:t>
      </w:r>
      <w:del w:id="38" w:author="Author">
        <w:r w:rsidRPr="00C71108" w:rsidDel="00884F2E">
          <w:delText>has been</w:delText>
        </w:r>
      </w:del>
      <w:proofErr w:type="gramStart"/>
      <w:ins w:id="39" w:author="Author">
        <w:r w:rsidR="00884F2E">
          <w:t>is</w:t>
        </w:r>
      </w:ins>
      <w:r w:rsidRPr="00C71108">
        <w:t xml:space="preserve"> created</w:t>
      </w:r>
      <w:proofErr w:type="gramEnd"/>
      <w:r w:rsidRPr="00C71108">
        <w:t>, you can</w:t>
      </w:r>
      <w:r>
        <w:t xml:space="preserve"> </w:t>
      </w:r>
      <w:r w:rsidRPr="00C71108">
        <w:t>submit a support request through the Customer</w:t>
      </w:r>
      <w:r w:rsidR="0013626B">
        <w:t xml:space="preserve"> </w:t>
      </w:r>
      <w:r w:rsidRPr="00C71108">
        <w:t>Portal.</w:t>
      </w:r>
    </w:p>
    <w:p w14:paraId="0D5BCA72" w14:textId="77777777" w:rsidR="00C71108" w:rsidRPr="00C71108" w:rsidRDefault="00C71108" w:rsidP="0013626B">
      <w:pPr>
        <w:numPr>
          <w:ilvl w:val="0"/>
          <w:numId w:val="19"/>
        </w:numPr>
      </w:pPr>
      <w:r w:rsidRPr="00C71108">
        <w:t xml:space="preserve">Click </w:t>
      </w:r>
      <w:r w:rsidRPr="00A9343E">
        <w:rPr>
          <w:b/>
          <w:rPrChange w:id="40" w:author="Author">
            <w:rPr/>
          </w:rPrChange>
        </w:rPr>
        <w:t>Get Support</w:t>
      </w:r>
      <w:r w:rsidRPr="00C71108">
        <w:t xml:space="preserve"> to open the form.</w:t>
      </w:r>
    </w:p>
    <w:p w14:paraId="1572225A" w14:textId="77777777" w:rsidR="00C71108" w:rsidRPr="00C71108" w:rsidRDefault="00A9343E" w:rsidP="00C71108">
      <w:r>
        <w:pict w14:anchorId="6454DB87">
          <v:shape id="_x0000_i1028" type="#_x0000_t75" style="width:6in;height:159.75pt">
            <v:imagedata r:id="rId16" o:title="3"/>
          </v:shape>
        </w:pict>
      </w:r>
    </w:p>
    <w:p w14:paraId="569C8D3E" w14:textId="77777777" w:rsidR="00C71108" w:rsidRDefault="00C71108" w:rsidP="0013626B">
      <w:pPr>
        <w:numPr>
          <w:ilvl w:val="0"/>
          <w:numId w:val="19"/>
        </w:numPr>
        <w:spacing w:line="240" w:lineRule="auto"/>
      </w:pPr>
      <w:r w:rsidRPr="00C71108">
        <w:t>Fill out the form fields (example shown below).</w:t>
      </w:r>
      <w:r w:rsidR="008E6DFF">
        <w:t xml:space="preserve"> </w:t>
      </w:r>
      <w:r w:rsidRPr="00C71108">
        <w:t xml:space="preserve">Attach any </w:t>
      </w:r>
      <w:del w:id="41" w:author="Author">
        <w:r w:rsidRPr="00C71108" w:rsidDel="00884F2E">
          <w:delText xml:space="preserve">relevant </w:delText>
        </w:r>
      </w:del>
      <w:r w:rsidRPr="00C71108">
        <w:t xml:space="preserve">files or screen captures, and select the component that best applies to your problem. If you are unsure, </w:t>
      </w:r>
      <w:commentRangeStart w:id="42"/>
      <w:del w:id="43" w:author="Author">
        <w:r w:rsidRPr="00C71108" w:rsidDel="00884F2E">
          <w:delText xml:space="preserve">select </w:delText>
        </w:r>
      </w:del>
      <w:ins w:id="44" w:author="Author">
        <w:r w:rsidR="00884F2E">
          <w:t>choose</w:t>
        </w:r>
        <w:r w:rsidR="00884F2E" w:rsidRPr="00C71108">
          <w:t xml:space="preserve"> </w:t>
        </w:r>
        <w:commentRangeEnd w:id="42"/>
        <w:r w:rsidR="00884F2E">
          <w:rPr>
            <w:rStyle w:val="CommentReference"/>
          </w:rPr>
          <w:commentReference w:id="42"/>
        </w:r>
      </w:ins>
      <w:r w:rsidRPr="00A9343E">
        <w:rPr>
          <w:b/>
          <w:rPrChange w:id="45" w:author="Author">
            <w:rPr/>
          </w:rPrChange>
        </w:rPr>
        <w:t>Not Sure</w:t>
      </w:r>
      <w:r w:rsidRPr="00C71108">
        <w:t>.</w:t>
      </w:r>
    </w:p>
    <w:p w14:paraId="4EE3665A" w14:textId="77777777" w:rsidR="00C71108" w:rsidRPr="00C71108" w:rsidRDefault="00A9343E" w:rsidP="00C71108">
      <w:pPr>
        <w:spacing w:line="240" w:lineRule="auto"/>
      </w:pPr>
      <w:r>
        <w:lastRenderedPageBreak/>
        <w:pict w14:anchorId="2676C048">
          <v:shape id="_x0000_i1029" type="#_x0000_t75" style="width:6in;height:301.5pt">
            <v:imagedata r:id="rId17" o:title="4"/>
          </v:shape>
        </w:pict>
      </w:r>
    </w:p>
    <w:p w14:paraId="04DA7AF1" w14:textId="77777777" w:rsidR="00C71108" w:rsidRPr="00C71108" w:rsidRDefault="00C71108" w:rsidP="00C71108">
      <w:pPr>
        <w:spacing w:line="240" w:lineRule="auto"/>
      </w:pPr>
      <w:r w:rsidRPr="00C71108">
        <w:t xml:space="preserve">NOTE:  At any </w:t>
      </w:r>
      <w:del w:id="46" w:author="Author">
        <w:r w:rsidRPr="00C71108" w:rsidDel="00663491">
          <w:delText>time</w:delText>
        </w:r>
      </w:del>
      <w:ins w:id="47" w:author="Author">
        <w:r w:rsidR="00663491" w:rsidRPr="00C71108">
          <w:t>time,</w:t>
        </w:r>
      </w:ins>
      <w:r w:rsidR="00B16A92">
        <w:t xml:space="preserve"> </w:t>
      </w:r>
      <w:r w:rsidRPr="00C71108">
        <w:t xml:space="preserve">you can </w:t>
      </w:r>
      <w:del w:id="48" w:author="Author">
        <w:r w:rsidRPr="00C71108" w:rsidDel="00884F2E">
          <w:delText xml:space="preserve">access </w:delText>
        </w:r>
      </w:del>
      <w:ins w:id="49" w:author="Author">
        <w:r w:rsidR="00884F2E">
          <w:t>click</w:t>
        </w:r>
        <w:r w:rsidR="00884F2E" w:rsidRPr="00C71108">
          <w:t xml:space="preserve"> </w:t>
        </w:r>
      </w:ins>
      <w:del w:id="50" w:author="Author">
        <w:r w:rsidRPr="00A9343E" w:rsidDel="00884F2E">
          <w:rPr>
            <w:b/>
            <w:rPrChange w:id="51" w:author="Author">
              <w:rPr/>
            </w:rPrChange>
          </w:rPr>
          <w:delText>“</w:delText>
        </w:r>
      </w:del>
      <w:r w:rsidRPr="00A9343E">
        <w:rPr>
          <w:b/>
          <w:rPrChange w:id="52" w:author="Author">
            <w:rPr/>
          </w:rPrChange>
        </w:rPr>
        <w:t>My Requests</w:t>
      </w:r>
      <w:del w:id="53" w:author="Author">
        <w:r w:rsidRPr="00A9343E" w:rsidDel="00884F2E">
          <w:rPr>
            <w:b/>
            <w:rPrChange w:id="54" w:author="Author">
              <w:rPr/>
            </w:rPrChange>
          </w:rPr>
          <w:delText>”</w:delText>
        </w:r>
      </w:del>
      <w:r w:rsidRPr="00C71108">
        <w:t xml:space="preserve"> to see your open tickets and their status.</w:t>
      </w:r>
    </w:p>
    <w:p w14:paraId="4CAB26C6" w14:textId="77777777" w:rsidR="00C71108" w:rsidRPr="00B16A92" w:rsidRDefault="00A9343E" w:rsidP="00C71108">
      <w:pPr>
        <w:spacing w:line="240" w:lineRule="auto"/>
        <w:rPr>
          <w:rFonts w:eastAsia="Calibri"/>
        </w:rPr>
      </w:pPr>
      <w:r>
        <w:pict w14:anchorId="34BB55C3">
          <v:shape id="_x0000_i1030" type="#_x0000_t75" style="width:471.75pt;height:234.75pt">
            <v:imagedata r:id="rId18" o:title="5"/>
          </v:shape>
        </w:pict>
      </w:r>
    </w:p>
    <w:p w14:paraId="5CFB4EBF" w14:textId="77777777" w:rsidR="008E6DFF" w:rsidRDefault="00C71108" w:rsidP="009903B9">
      <w:pPr>
        <w:spacing w:line="240" w:lineRule="auto"/>
      </w:pPr>
      <w:del w:id="55" w:author="Author">
        <w:r w:rsidRPr="00C71108" w:rsidDel="00663491">
          <w:delText>You will receive</w:delText>
        </w:r>
      </w:del>
      <w:ins w:id="56" w:author="Author">
        <w:r w:rsidR="00663491">
          <w:t>JIRA Service desk sends you</w:t>
        </w:r>
      </w:ins>
      <w:r w:rsidRPr="00C71108">
        <w:t xml:space="preserve"> an</w:t>
      </w:r>
      <w:r w:rsidR="00B16A92">
        <w:t xml:space="preserve"> </w:t>
      </w:r>
      <w:r w:rsidRPr="00C71108">
        <w:t>email when your ticket</w:t>
      </w:r>
      <w:r w:rsidR="00B16A92">
        <w:t xml:space="preserve"> </w:t>
      </w:r>
      <w:del w:id="57" w:author="Author">
        <w:r w:rsidRPr="00C71108" w:rsidDel="00663491">
          <w:delText>has been assigned</w:delText>
        </w:r>
      </w:del>
      <w:ins w:id="58" w:author="Author">
        <w:r w:rsidR="00663491">
          <w:t>is</w:t>
        </w:r>
      </w:ins>
      <w:r w:rsidRPr="00C71108">
        <w:t xml:space="preserve"> to a Technical Support Specialist and when work </w:t>
      </w:r>
      <w:del w:id="59" w:author="Author">
        <w:r w:rsidRPr="00C71108" w:rsidDel="00663491">
          <w:delText>has begun</w:delText>
        </w:r>
      </w:del>
      <w:ins w:id="60" w:author="Author">
        <w:r w:rsidR="00663491">
          <w:t>starts</w:t>
        </w:r>
      </w:ins>
      <w:r w:rsidRPr="00C71108">
        <w:t>.</w:t>
      </w:r>
      <w:r w:rsidR="008E6DFF">
        <w:t xml:space="preserve"> </w:t>
      </w:r>
      <w:r w:rsidRPr="00C71108">
        <w:t xml:space="preserve">Email </w:t>
      </w:r>
      <w:del w:id="61" w:author="Author">
        <w:r w:rsidRPr="00C71108" w:rsidDel="00663491">
          <w:delText xml:space="preserve">will </w:delText>
        </w:r>
      </w:del>
      <w:r w:rsidRPr="00C71108">
        <w:t>also alert</w:t>
      </w:r>
      <w:ins w:id="62" w:author="Author">
        <w:r w:rsidR="00663491">
          <w:t>s</w:t>
        </w:r>
      </w:ins>
      <w:r w:rsidRPr="00C71108">
        <w:t xml:space="preserve"> you to workflow status changes and requests </w:t>
      </w:r>
      <w:del w:id="63" w:author="Author">
        <w:r w:rsidRPr="00C71108" w:rsidDel="00663491">
          <w:delText xml:space="preserve">to you </w:delText>
        </w:r>
      </w:del>
      <w:r w:rsidRPr="00C71108">
        <w:t xml:space="preserve">for more information. </w:t>
      </w:r>
      <w:r w:rsidR="008E6DFF" w:rsidRPr="008E6DFF">
        <w:rPr>
          <w:b/>
        </w:rPr>
        <w:t>DO NOT REPLY TO THE EMAIL</w:t>
      </w:r>
      <w:r w:rsidR="008E6DFF">
        <w:t xml:space="preserve">. Instead, </w:t>
      </w:r>
      <w:r w:rsidRPr="00C71108">
        <w:t xml:space="preserve">click </w:t>
      </w:r>
      <w:r w:rsidR="008E6DFF">
        <w:t>the</w:t>
      </w:r>
      <w:r w:rsidRPr="00C71108">
        <w:t xml:space="preserve"> link in the email to take you directly to the open ticket and add your comments. </w:t>
      </w:r>
      <w:del w:id="64" w:author="Author">
        <w:r w:rsidR="008E6DFF" w:rsidDel="00663491">
          <w:delText>Alternatively, you</w:delText>
        </w:r>
      </w:del>
      <w:ins w:id="65" w:author="Author">
        <w:r w:rsidR="00663491">
          <w:t xml:space="preserve">You can also </w:t>
        </w:r>
      </w:ins>
      <w:del w:id="66" w:author="Author">
        <w:r w:rsidR="008E6DFF" w:rsidDel="00663491">
          <w:delText xml:space="preserve"> can </w:delText>
        </w:r>
      </w:del>
      <w:r w:rsidR="008E6DFF">
        <w:t xml:space="preserve">log into the portal and </w:t>
      </w:r>
      <w:commentRangeStart w:id="67"/>
      <w:r w:rsidR="008E6DFF">
        <w:t>navigate to the ticket</w:t>
      </w:r>
      <w:commentRangeEnd w:id="67"/>
      <w:r w:rsidR="00663491">
        <w:rPr>
          <w:rStyle w:val="CommentReference"/>
        </w:rPr>
        <w:commentReference w:id="67"/>
      </w:r>
      <w:r w:rsidR="008E6DFF">
        <w:t xml:space="preserve">. </w:t>
      </w:r>
      <w:del w:id="68" w:author="Author">
        <w:r w:rsidRPr="00C71108" w:rsidDel="00663491">
          <w:delText>Finally, you will be notified when the ticket has been resolved</w:delText>
        </w:r>
      </w:del>
      <w:ins w:id="69" w:author="Author">
        <w:r w:rsidR="00663491">
          <w:t>When the ticket has been resolved, JIRA Service Desk notifies you</w:t>
        </w:r>
      </w:ins>
      <w:r w:rsidRPr="00C71108">
        <w:t>.</w:t>
      </w:r>
    </w:p>
    <w:p w14:paraId="3008E6E8" w14:textId="77777777" w:rsidR="008B1C05" w:rsidRDefault="008E6DFF" w:rsidP="008E6DFF">
      <w:r>
        <w:br w:type="page"/>
      </w:r>
      <w:r>
        <w:lastRenderedPageBreak/>
        <w:t>IMPORTANT NOTES:</w:t>
      </w:r>
    </w:p>
    <w:p w14:paraId="608F0CE0" w14:textId="77777777" w:rsidR="008E6DFF" w:rsidRDefault="008E6DFF" w:rsidP="008E6DFF">
      <w:pPr>
        <w:numPr>
          <w:ilvl w:val="0"/>
          <w:numId w:val="20"/>
        </w:numPr>
      </w:pPr>
      <w:commentRangeStart w:id="70"/>
      <w:r>
        <w:t>You will no longer be able to enter support tickets for a given software into Track-It! once it has a JIRA Service Desk.</w:t>
      </w:r>
      <w:commentRangeEnd w:id="70"/>
      <w:r w:rsidR="00663491">
        <w:rPr>
          <w:rStyle w:val="CommentReference"/>
        </w:rPr>
        <w:commentReference w:id="70"/>
      </w:r>
    </w:p>
    <w:p w14:paraId="6AEDC8DC" w14:textId="77777777" w:rsidR="008E6DFF" w:rsidRDefault="00663491" w:rsidP="008E6DFF">
      <w:pPr>
        <w:numPr>
          <w:ilvl w:val="0"/>
          <w:numId w:val="20"/>
        </w:numPr>
      </w:pPr>
      <w:ins w:id="71" w:author="Author">
        <w:r>
          <w:t xml:space="preserve">You can attach any </w:t>
        </w:r>
        <w:proofErr w:type="spellStart"/>
        <w:r>
          <w:t>filetype</w:t>
        </w:r>
      </w:ins>
      <w:proofErr w:type="spellEnd"/>
      <w:del w:id="72" w:author="Author">
        <w:r w:rsidR="008E6DFF" w:rsidDel="00663491">
          <w:delText>Any filetype can be attached</w:delText>
        </w:r>
      </w:del>
      <w:r w:rsidR="008E6DFF">
        <w:t xml:space="preserve"> to a ticket.</w:t>
      </w:r>
    </w:p>
    <w:p w14:paraId="3F3F97CF" w14:textId="77777777" w:rsidR="008E6DFF" w:rsidRDefault="00972F29" w:rsidP="008E6DFF">
      <w:pPr>
        <w:numPr>
          <w:ilvl w:val="0"/>
          <w:numId w:val="20"/>
        </w:numPr>
      </w:pPr>
      <w:commentRangeStart w:id="73"/>
      <w:r>
        <w:t xml:space="preserve">You are the Customer. If the ticket status is </w:t>
      </w:r>
      <w:proofErr w:type="gramStart"/>
      <w:r w:rsidRPr="00A9343E">
        <w:rPr>
          <w:b/>
          <w:rPrChange w:id="74" w:author="Author">
            <w:rPr/>
          </w:rPrChange>
        </w:rPr>
        <w:t>Waiting</w:t>
      </w:r>
      <w:proofErr w:type="gramEnd"/>
      <w:r w:rsidRPr="00A9343E">
        <w:rPr>
          <w:b/>
          <w:rPrChange w:id="75" w:author="Author">
            <w:rPr/>
          </w:rPrChange>
        </w:rPr>
        <w:t xml:space="preserve"> for Customer</w:t>
      </w:r>
      <w:r>
        <w:t xml:space="preserve">, the ticket needs your attention and the </w:t>
      </w:r>
      <w:del w:id="76" w:author="Author">
        <w:r w:rsidDel="00663491">
          <w:delText xml:space="preserve">“clock is stopped” </w:delText>
        </w:r>
      </w:del>
      <w:ins w:id="77" w:author="Author">
        <w:r w:rsidR="00663491">
          <w:t xml:space="preserve">clock stops </w:t>
        </w:r>
      </w:ins>
      <w:r>
        <w:t>until the Agent hears back from you.</w:t>
      </w:r>
      <w:commentRangeEnd w:id="73"/>
      <w:r w:rsidR="00663491">
        <w:rPr>
          <w:rStyle w:val="CommentReference"/>
        </w:rPr>
        <w:commentReference w:id="73"/>
      </w:r>
    </w:p>
    <w:p w14:paraId="05AFABA8" w14:textId="77777777" w:rsidR="00972F29" w:rsidRDefault="00972F29" w:rsidP="00972F29">
      <w:pPr>
        <w:numPr>
          <w:ilvl w:val="0"/>
          <w:numId w:val="20"/>
        </w:numPr>
      </w:pPr>
      <w:r>
        <w:t xml:space="preserve">It may be most efficient for you to </w:t>
      </w:r>
      <w:commentRangeStart w:id="78"/>
      <w:proofErr w:type="spellStart"/>
      <w:r>
        <w:t>autofile</w:t>
      </w:r>
      <w:proofErr w:type="spellEnd"/>
      <w:r>
        <w:t xml:space="preserve"> emails </w:t>
      </w:r>
      <w:commentRangeEnd w:id="78"/>
      <w:r w:rsidR="00663491">
        <w:rPr>
          <w:rStyle w:val="CommentReference"/>
        </w:rPr>
        <w:commentReference w:id="78"/>
      </w:r>
      <w:r>
        <w:t xml:space="preserve">from JIRA Service Desk and keep your Customer Portal open. It </w:t>
      </w:r>
      <w:del w:id="79" w:author="Author">
        <w:r w:rsidDel="00663491">
          <w:delText xml:space="preserve">will </w:delText>
        </w:r>
      </w:del>
      <w:r>
        <w:t>automatically refresh</w:t>
      </w:r>
      <w:ins w:id="80" w:author="Author">
        <w:r w:rsidR="00663491">
          <w:t>es</w:t>
        </w:r>
      </w:ins>
      <w:r>
        <w:t xml:space="preserve"> every 15 minutes. You can also </w:t>
      </w:r>
      <w:ins w:id="81" w:author="Author">
        <w:r w:rsidR="00663491">
          <w:t xml:space="preserve">manually refresh your </w:t>
        </w:r>
      </w:ins>
      <w:del w:id="82" w:author="Author">
        <w:r w:rsidDel="00663491">
          <w:delText>refresh the b</w:delText>
        </w:r>
      </w:del>
      <w:ins w:id="83" w:author="Author">
        <w:r w:rsidR="00663491">
          <w:t>b</w:t>
        </w:r>
      </w:ins>
      <w:r>
        <w:t xml:space="preserve">rowser </w:t>
      </w:r>
      <w:del w:id="84" w:author="Author">
        <w:r w:rsidDel="00663491">
          <w:delText xml:space="preserve">view manually </w:delText>
        </w:r>
      </w:del>
      <w:r>
        <w:t>at any time.</w:t>
      </w:r>
      <w:commentRangeStart w:id="85"/>
      <w:commentRangeStart w:id="86"/>
      <w:r>
        <w:t xml:space="preserve"> Instructions for how to </w:t>
      </w:r>
      <w:proofErr w:type="spellStart"/>
      <w:r>
        <w:t>autofile</w:t>
      </w:r>
      <w:proofErr w:type="spellEnd"/>
      <w:r>
        <w:t xml:space="preserve"> are located with the rest of the customer documentation at </w:t>
      </w:r>
    </w:p>
    <w:p w14:paraId="3F58FC23" w14:textId="77777777" w:rsidR="00972F29" w:rsidRDefault="00972F29" w:rsidP="00972F29">
      <w:pPr>
        <w:ind w:left="720"/>
      </w:pPr>
      <w:r w:rsidRPr="00972F29">
        <w:t xml:space="preserve">J:\Procedures - Production </w:t>
      </w:r>
      <w:proofErr w:type="spellStart"/>
      <w:r w:rsidRPr="00972F29">
        <w:t>Dept</w:t>
      </w:r>
      <w:proofErr w:type="spellEnd"/>
      <w:r w:rsidRPr="00972F29">
        <w:t>\____GENERAL PROCEDURES\JIRA Service Desk</w:t>
      </w:r>
      <w:commentRangeEnd w:id="85"/>
      <w:r w:rsidR="00663491">
        <w:rPr>
          <w:rStyle w:val="CommentReference"/>
        </w:rPr>
        <w:commentReference w:id="85"/>
      </w:r>
      <w:commentRangeEnd w:id="86"/>
      <w:r w:rsidR="00663491">
        <w:rPr>
          <w:rStyle w:val="CommentReference"/>
        </w:rPr>
        <w:commentReference w:id="86"/>
      </w:r>
    </w:p>
    <w:p w14:paraId="53CD95B8" w14:textId="77777777" w:rsidR="00972F29" w:rsidRDefault="00972F29" w:rsidP="00972F29">
      <w:pPr>
        <w:numPr>
          <w:ilvl w:val="0"/>
          <w:numId w:val="21"/>
        </w:numPr>
      </w:pPr>
      <w:r>
        <w:t xml:space="preserve">You can add </w:t>
      </w:r>
      <w:commentRangeStart w:id="87"/>
      <w:r>
        <w:t xml:space="preserve">watchers </w:t>
      </w:r>
      <w:commentRangeEnd w:id="87"/>
      <w:r w:rsidR="00663491">
        <w:rPr>
          <w:rStyle w:val="CommentReference"/>
        </w:rPr>
        <w:commentReference w:id="87"/>
      </w:r>
      <w:r>
        <w:t xml:space="preserve">to a ticket, </w:t>
      </w:r>
      <w:del w:id="88" w:author="Author">
        <w:r w:rsidDel="00663491">
          <w:delText>for example</w:delText>
        </w:r>
      </w:del>
      <w:ins w:id="89" w:author="Author">
        <w:r w:rsidR="00663491">
          <w:t>such as</w:t>
        </w:r>
      </w:ins>
      <w:r>
        <w:t>, teammates or Group Leaders</w:t>
      </w:r>
      <w:ins w:id="90" w:author="Author">
        <w:r w:rsidR="00663491">
          <w:t>, if they have a JIRA Service Desk account.</w:t>
        </w:r>
      </w:ins>
      <w:del w:id="91" w:author="Author">
        <w:r w:rsidDel="00663491">
          <w:delText>. These individuals must have already created a JSD account in order to appear as customers.</w:delText>
        </w:r>
      </w:del>
    </w:p>
    <w:p w14:paraId="10F586DE" w14:textId="77777777" w:rsidR="00972F29" w:rsidRDefault="00972F29" w:rsidP="00972F29">
      <w:pPr>
        <w:numPr>
          <w:ilvl w:val="0"/>
          <w:numId w:val="21"/>
        </w:numPr>
      </w:pPr>
      <w:r>
        <w:t>Your JIRA Service Desk password should never expire.</w:t>
      </w:r>
    </w:p>
    <w:p w14:paraId="3643B004" w14:textId="77777777" w:rsidR="00972F29" w:rsidRDefault="00972F29" w:rsidP="00972F29">
      <w:pPr>
        <w:numPr>
          <w:ilvl w:val="0"/>
          <w:numId w:val="21"/>
        </w:numPr>
      </w:pPr>
      <w:r>
        <w:t xml:space="preserve">JIRA Service Desk appends an </w:t>
      </w:r>
      <w:del w:id="92" w:author="Author">
        <w:r w:rsidRPr="00A9343E" w:rsidDel="00663491">
          <w:rPr>
            <w:i/>
            <w:rPrChange w:id="93" w:author="Author">
              <w:rPr/>
            </w:rPrChange>
          </w:rPr>
          <w:delText>“s”</w:delText>
        </w:r>
      </w:del>
      <w:ins w:id="94" w:author="Author">
        <w:r w:rsidR="00663491" w:rsidRPr="00A9343E">
          <w:rPr>
            <w:i/>
            <w:rPrChange w:id="95" w:author="Author">
              <w:rPr/>
            </w:rPrChange>
          </w:rPr>
          <w:t>S</w:t>
        </w:r>
      </w:ins>
      <w:r>
        <w:t xml:space="preserve"> (for support) to the software product’s name. ARTEMIS support tickets, </w:t>
      </w:r>
      <w:del w:id="96" w:author="Author">
        <w:r w:rsidDel="00663491">
          <w:delText>therefore</w:delText>
        </w:r>
      </w:del>
      <w:ins w:id="97" w:author="Author">
        <w:r w:rsidR="00663491">
          <w:t>for example</w:t>
        </w:r>
      </w:ins>
      <w:r>
        <w:t xml:space="preserve">, become </w:t>
      </w:r>
      <w:proofErr w:type="spellStart"/>
      <w:r w:rsidRPr="00A9343E">
        <w:rPr>
          <w:i/>
          <w:rPrChange w:id="98" w:author="Author">
            <w:rPr/>
          </w:rPrChange>
        </w:rPr>
        <w:t>ARTEMISS</w:t>
      </w:r>
      <w:proofErr w:type="spellEnd"/>
      <w:r>
        <w:t xml:space="preserve"> support tickets.</w:t>
      </w:r>
    </w:p>
    <w:sectPr w:rsidR="00972F29" w:rsidSect="00B16A92">
      <w:headerReference w:type="even" r:id="rId19"/>
      <w:headerReference w:type="default" r:id="rId20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initials="A">
    <w:p w14:paraId="2208BAF0" w14:textId="77777777" w:rsidR="00A9343E" w:rsidRDefault="00A9343E">
      <w:pPr>
        <w:pStyle w:val="CommentText"/>
      </w:pPr>
      <w:r>
        <w:rPr>
          <w:rStyle w:val="CommentReference"/>
        </w:rPr>
        <w:annotationRef/>
      </w:r>
      <w:r>
        <w:t>1.3? 1.4?</w:t>
      </w:r>
    </w:p>
  </w:comment>
  <w:comment w:id="3" w:author="Author" w:initials="A">
    <w:p w14:paraId="43F84235" w14:textId="77777777" w:rsidR="00884F2E" w:rsidRDefault="00884F2E">
      <w:pPr>
        <w:pStyle w:val="CommentText"/>
      </w:pPr>
      <w:r>
        <w:rPr>
          <w:rStyle w:val="CommentReference"/>
        </w:rPr>
        <w:annotationRef/>
      </w:r>
      <w:r>
        <w:t>If you’re not quoting agent, don’t do so to customer.</w:t>
      </w:r>
    </w:p>
  </w:comment>
  <w:comment w:id="19" w:author="Author" w:initials="A">
    <w:p w14:paraId="2610CDDD" w14:textId="77777777" w:rsidR="00884F2E" w:rsidRDefault="00884F2E">
      <w:pPr>
        <w:pStyle w:val="CommentText"/>
      </w:pPr>
      <w:r>
        <w:rPr>
          <w:rStyle w:val="CommentReference"/>
        </w:rPr>
        <w:annotationRef/>
      </w:r>
      <w:r>
        <w:t xml:space="preserve">I would remove this until it happens. </w:t>
      </w:r>
    </w:p>
  </w:comment>
  <w:comment w:id="29" w:author="Author" w:initials="A">
    <w:p w14:paraId="6DB64C42" w14:textId="77777777" w:rsidR="00884F2E" w:rsidRDefault="00884F2E">
      <w:pPr>
        <w:pStyle w:val="CommentText"/>
      </w:pPr>
      <w:r>
        <w:rPr>
          <w:rStyle w:val="CommentReference"/>
        </w:rPr>
        <w:annotationRef/>
      </w:r>
      <w:r>
        <w:t>Don’t you create the account, and then let the user know it is there and they need to do final steps?</w:t>
      </w:r>
    </w:p>
  </w:comment>
  <w:comment w:id="30" w:author="Author" w:initials="A">
    <w:p w14:paraId="059869EE" w14:textId="77777777" w:rsidR="00884F2E" w:rsidRDefault="00884F2E">
      <w:pPr>
        <w:pStyle w:val="CommentText"/>
      </w:pPr>
      <w:r>
        <w:rPr>
          <w:rStyle w:val="CommentReference"/>
        </w:rPr>
        <w:annotationRef/>
      </w:r>
      <w:r>
        <w:t>Style is to not use ‘on’ unless there is ambiguity. Also, interface items are bold.</w:t>
      </w:r>
    </w:p>
  </w:comment>
  <w:comment w:id="35" w:author="Author" w:initials="A">
    <w:p w14:paraId="43247CF1" w14:textId="77777777" w:rsidR="00884F2E" w:rsidRDefault="00884F2E">
      <w:pPr>
        <w:pStyle w:val="CommentText"/>
      </w:pPr>
      <w:r>
        <w:rPr>
          <w:rStyle w:val="CommentReference"/>
        </w:rPr>
        <w:annotationRef/>
      </w:r>
      <w:r>
        <w:t xml:space="preserve">Only use Future if </w:t>
      </w:r>
      <w:proofErr w:type="spellStart"/>
      <w:r>
        <w:t>necessesary</w:t>
      </w:r>
      <w:proofErr w:type="spellEnd"/>
      <w:r>
        <w:t xml:space="preserve">. Remember, user is likely doing the steps in </w:t>
      </w:r>
      <w:proofErr w:type="spellStart"/>
      <w:r>
        <w:t>rpesent</w:t>
      </w:r>
      <w:proofErr w:type="spellEnd"/>
      <w:r>
        <w:t xml:space="preserve">. </w:t>
      </w:r>
    </w:p>
  </w:comment>
  <w:comment w:id="42" w:author="Author" w:initials="A">
    <w:p w14:paraId="69DA0D34" w14:textId="77777777" w:rsidR="00884F2E" w:rsidRDefault="00884F2E">
      <w:pPr>
        <w:pStyle w:val="CommentText"/>
      </w:pPr>
      <w:r>
        <w:rPr>
          <w:rStyle w:val="CommentReference"/>
        </w:rPr>
        <w:annotationRef/>
      </w:r>
      <w:r>
        <w:t>This word is what is on screen.</w:t>
      </w:r>
    </w:p>
    <w:p w14:paraId="6D39740E" w14:textId="77777777" w:rsidR="00884F2E" w:rsidRDefault="00884F2E">
      <w:pPr>
        <w:pStyle w:val="CommentText"/>
      </w:pPr>
    </w:p>
  </w:comment>
  <w:comment w:id="67" w:author="Author" w:initials="A">
    <w:p w14:paraId="50263A11" w14:textId="77777777" w:rsidR="00663491" w:rsidRDefault="00663491">
      <w:pPr>
        <w:pStyle w:val="CommentText"/>
      </w:pPr>
      <w:r>
        <w:rPr>
          <w:rStyle w:val="CommentReference"/>
        </w:rPr>
        <w:annotationRef/>
      </w:r>
      <w:r>
        <w:t>How do I do this?</w:t>
      </w:r>
    </w:p>
  </w:comment>
  <w:comment w:id="70" w:author="Author" w:initials="A">
    <w:p w14:paraId="658E771D" w14:textId="77777777" w:rsidR="00663491" w:rsidRDefault="00663491">
      <w:pPr>
        <w:pStyle w:val="CommentText"/>
      </w:pPr>
      <w:r>
        <w:rPr>
          <w:rStyle w:val="CommentReference"/>
        </w:rPr>
        <w:annotationRef/>
      </w:r>
      <w:r>
        <w:t xml:space="preserve">Not sure what you are saying here – Are you saying once a software/service is in JIRA, </w:t>
      </w:r>
      <w:proofErr w:type="spellStart"/>
      <w:r>
        <w:t>TrackIt</w:t>
      </w:r>
      <w:proofErr w:type="spellEnd"/>
      <w:r>
        <w:t xml:space="preserve"> won’t accept it? Will ignore it? What? </w:t>
      </w:r>
    </w:p>
  </w:comment>
  <w:comment w:id="73" w:author="Author" w:initials="A">
    <w:p w14:paraId="257C84AE" w14:textId="77777777" w:rsidR="00663491" w:rsidRDefault="00663491">
      <w:pPr>
        <w:pStyle w:val="CommentText"/>
      </w:pPr>
      <w:r>
        <w:rPr>
          <w:rStyle w:val="CommentReference"/>
        </w:rPr>
        <w:annotationRef/>
      </w:r>
      <w:r>
        <w:t xml:space="preserve">What if I’m also an agent? </w:t>
      </w:r>
    </w:p>
  </w:comment>
  <w:comment w:id="78" w:author="Author" w:initials="A">
    <w:p w14:paraId="34FAC554" w14:textId="77777777" w:rsidR="00663491" w:rsidRDefault="00663491">
      <w:pPr>
        <w:pStyle w:val="CommentText"/>
      </w:pPr>
      <w:r>
        <w:rPr>
          <w:rStyle w:val="CommentReference"/>
        </w:rPr>
        <w:annotationRef/>
      </w:r>
      <w:r>
        <w:t xml:space="preserve">What does this mean? In JIRA? In Outlook? </w:t>
      </w:r>
    </w:p>
  </w:comment>
  <w:comment w:id="85" w:author="Author" w:initials="A">
    <w:p w14:paraId="1370F140" w14:textId="77777777" w:rsidR="00663491" w:rsidRDefault="00663491">
      <w:pPr>
        <w:pStyle w:val="CommentText"/>
      </w:pPr>
      <w:r>
        <w:rPr>
          <w:rStyle w:val="CommentReference"/>
        </w:rPr>
        <w:annotationRef/>
      </w:r>
      <w:r>
        <w:t xml:space="preserve">Can you include them here? </w:t>
      </w:r>
    </w:p>
  </w:comment>
  <w:comment w:id="86" w:author="Author" w:initials="A">
    <w:p w14:paraId="6EE3CD88" w14:textId="77777777" w:rsidR="00663491" w:rsidRDefault="00663491">
      <w:pPr>
        <w:pStyle w:val="CommentText"/>
      </w:pPr>
      <w:r>
        <w:rPr>
          <w:rStyle w:val="CommentReference"/>
        </w:rPr>
        <w:annotationRef/>
      </w:r>
      <w:r>
        <w:t>Do you mean “Outlook Rule Creation Guide”?</w:t>
      </w:r>
    </w:p>
  </w:comment>
  <w:comment w:id="87" w:author="Author" w:initials="A">
    <w:p w14:paraId="3450DDD5" w14:textId="77777777" w:rsidR="00663491" w:rsidRDefault="00663491">
      <w:pPr>
        <w:pStyle w:val="CommentText"/>
      </w:pPr>
      <w:r>
        <w:rPr>
          <w:rStyle w:val="CommentReference"/>
        </w:rPr>
        <w:annotationRef/>
      </w:r>
      <w:r>
        <w:t>Is this a JIRA term? Is this capitalized?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208BAF0" w15:done="0"/>
  <w15:commentEx w15:paraId="43F84235" w15:done="0"/>
  <w15:commentEx w15:paraId="2610CDDD" w15:done="0"/>
  <w15:commentEx w15:paraId="6DB64C42" w15:done="0"/>
  <w15:commentEx w15:paraId="059869EE" w15:done="0"/>
  <w15:commentEx w15:paraId="43247CF1" w15:done="0"/>
  <w15:commentEx w15:paraId="6D39740E" w15:done="0"/>
  <w15:commentEx w15:paraId="50263A11" w15:done="0"/>
  <w15:commentEx w15:paraId="658E771D" w15:done="0"/>
  <w15:commentEx w15:paraId="257C84AE" w15:done="0"/>
  <w15:commentEx w15:paraId="34FAC554" w15:done="0"/>
  <w15:commentEx w15:paraId="1370F140" w15:done="0"/>
  <w15:commentEx w15:paraId="6EE3CD88" w15:paraIdParent="1370F140" w15:done="0"/>
  <w15:commentEx w15:paraId="3450DDD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ABEDF0" w14:textId="77777777" w:rsidR="00832C94" w:rsidRDefault="00832C94" w:rsidP="008B1C05">
      <w:r>
        <w:separator/>
      </w:r>
    </w:p>
  </w:endnote>
  <w:endnote w:type="continuationSeparator" w:id="0">
    <w:p w14:paraId="1F4DD3B0" w14:textId="77777777" w:rsidR="00832C94" w:rsidRDefault="00832C94" w:rsidP="008B1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2EBCBA" w14:textId="77777777" w:rsidR="00DF7AA1" w:rsidRDefault="00DF7AA1" w:rsidP="00B16A92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F2E666" w14:textId="77777777" w:rsidR="00832C94" w:rsidRDefault="00832C94" w:rsidP="008B1C05">
      <w:r>
        <w:separator/>
      </w:r>
    </w:p>
  </w:footnote>
  <w:footnote w:type="continuationSeparator" w:id="0">
    <w:p w14:paraId="43685954" w14:textId="77777777" w:rsidR="00832C94" w:rsidRDefault="00832C94" w:rsidP="008B1C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469509" w14:textId="77777777" w:rsidR="00B16A92" w:rsidRDefault="00B16A92">
    <w:pPr>
      <w:pStyle w:val="Header"/>
    </w:pPr>
    <w:r w:rsidRPr="00B16A92">
      <w:rPr>
        <w:color w:val="7F7F7F"/>
        <w:spacing w:val="60"/>
      </w:rPr>
      <w:t>Page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3B7457" w:rsidRPr="003B7457">
      <w:rPr>
        <w:b/>
        <w:bCs/>
        <w:noProof/>
      </w:rPr>
      <w:t>2</w:t>
    </w:r>
    <w:r>
      <w:rPr>
        <w:b/>
        <w:bCs/>
        <w:noProof/>
      </w:rPr>
      <w:fldChar w:fldCharType="end"/>
    </w:r>
    <w:r>
      <w:t xml:space="preserve">| </w:t>
    </w:r>
    <w:fldSimple w:instr=" STYLEREF  &quot;Heading 1&quot;  \* MERGEFORMAT ">
      <w:r w:rsidR="003B7457">
        <w:rPr>
          <w:noProof/>
        </w:rPr>
        <w:t>Service Desk Introduction</w:t>
      </w:r>
    </w:fldSimple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BB196" w14:textId="77777777" w:rsidR="00BD4BED" w:rsidRPr="00BD4BED" w:rsidRDefault="00BD4BED" w:rsidP="00BD4BE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1B88F6" w14:textId="77777777" w:rsidR="00BD4BED" w:rsidRDefault="00BD4BED">
    <w:pPr>
      <w:pStyle w:val="Header"/>
    </w:pPr>
    <w:r w:rsidRPr="00B16A92">
      <w:rPr>
        <w:color w:val="7F7F7F"/>
        <w:spacing w:val="60"/>
      </w:rPr>
      <w:t>Page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A9343E" w:rsidRPr="00A9343E">
      <w:rPr>
        <w:b/>
        <w:bCs/>
        <w:noProof/>
      </w:rPr>
      <w:t>2</w:t>
    </w:r>
    <w:r>
      <w:rPr>
        <w:b/>
        <w:bCs/>
        <w:noProof/>
      </w:rPr>
      <w:fldChar w:fldCharType="end"/>
    </w:r>
    <w:r>
      <w:t xml:space="preserve">| </w:t>
    </w:r>
    <w:fldSimple w:instr=" STYLEREF  &quot;Heading 1&quot;  \* MERGEFORMAT ">
      <w:r w:rsidR="00A9343E">
        <w:rPr>
          <w:noProof/>
        </w:rPr>
        <w:t>Customer Portal</w:t>
      </w:r>
    </w:fldSimple>
    <w: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280E64" w14:textId="77777777" w:rsidR="00B16A92" w:rsidRDefault="00B16A92" w:rsidP="00B16A92">
    <w:pPr>
      <w:pStyle w:val="Header"/>
      <w:jc w:val="right"/>
    </w:pPr>
    <w:r>
      <w:t xml:space="preserve">JIRA Service Desk Internal </w:t>
    </w:r>
    <w:proofErr w:type="gramStart"/>
    <w:r>
      <w:t>Customer  Guide</w:t>
    </w:r>
    <w:proofErr w:type="gramEnd"/>
    <w:r>
      <w:t xml:space="preserve"> |</w:t>
    </w:r>
    <w:r>
      <w:rPr>
        <w:b/>
        <w:bCs/>
      </w:rPr>
      <w:t xml:space="preserve"> </w:t>
    </w:r>
    <w:r w:rsidRPr="00B16A92">
      <w:rPr>
        <w:color w:val="7F7F7F"/>
        <w:spacing w:val="60"/>
      </w:rPr>
      <w:t>Page</w:t>
    </w:r>
    <w:r>
      <w:rPr>
        <w:color w:val="7F7F7F"/>
        <w:spacing w:val="6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A9343E" w:rsidRPr="00A9343E">
      <w:rPr>
        <w:b/>
        <w:bCs/>
        <w:noProof/>
      </w:rPr>
      <w:t>1</w:t>
    </w:r>
    <w:r>
      <w:rPr>
        <w:b/>
        <w:bCs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9CB664E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E0762"/>
    <w:multiLevelType w:val="multilevel"/>
    <w:tmpl w:val="B7EEC1A8"/>
    <w:lvl w:ilvl="0">
      <w:start w:val="2"/>
      <w:numFmt w:val="decimal"/>
      <w:lvlText w:val="%1."/>
      <w:lvlJc w:val="right"/>
      <w:pPr>
        <w:tabs>
          <w:tab w:val="num" w:pos="0"/>
        </w:tabs>
        <w:ind w:left="0" w:hanging="210"/>
      </w:pPr>
      <w:rPr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514C53"/>
    <w:multiLevelType w:val="multilevel"/>
    <w:tmpl w:val="809C44D2"/>
    <w:lvl w:ilvl="0">
      <w:start w:val="1"/>
      <w:numFmt w:val="decimal"/>
      <w:lvlText w:val="%1."/>
      <w:lvlJc w:val="right"/>
      <w:pPr>
        <w:tabs>
          <w:tab w:val="num" w:pos="0"/>
        </w:tabs>
        <w:ind w:left="0" w:hanging="210"/>
      </w:pPr>
      <w:rPr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7351CC"/>
    <w:multiLevelType w:val="hybridMultilevel"/>
    <w:tmpl w:val="A57AE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35611"/>
    <w:multiLevelType w:val="multilevel"/>
    <w:tmpl w:val="4614D642"/>
    <w:lvl w:ilvl="0">
      <w:numFmt w:val="decimal"/>
      <w:lvlText w:val=""/>
      <w:lvlJc w:val="left"/>
    </w:lvl>
    <w:lvl w:ilvl="1">
      <w:numFmt w:val="bullet"/>
      <w:lvlText w:val=""/>
      <w:lvlJc w:val="right"/>
      <w:pPr>
        <w:tabs>
          <w:tab w:val="num" w:pos="0"/>
        </w:tabs>
        <w:ind w:left="0" w:hanging="210"/>
      </w:pPr>
      <w:rPr>
        <w:rFonts w:ascii="Symbol" w:hAnsi="Symbol"/>
        <w:color w:val="323232"/>
        <w:sz w:val="24"/>
        <w:szCs w:val="24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145651"/>
    <w:multiLevelType w:val="multilevel"/>
    <w:tmpl w:val="6A1AC51A"/>
    <w:lvl w:ilvl="0">
      <w:start w:val="1"/>
      <w:numFmt w:val="decimal"/>
      <w:lvlText w:val="%1."/>
      <w:lvlJc w:val="right"/>
      <w:pPr>
        <w:tabs>
          <w:tab w:val="num" w:pos="0"/>
        </w:tabs>
        <w:ind w:left="0" w:hanging="210"/>
      </w:pPr>
      <w:rPr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C414B5"/>
    <w:multiLevelType w:val="hybridMultilevel"/>
    <w:tmpl w:val="39FA88E0"/>
    <w:lvl w:ilvl="0" w:tplc="5E28BA28">
      <w:numFmt w:val="bullet"/>
      <w:lvlText w:val="•"/>
      <w:lvlJc w:val="left"/>
      <w:pPr>
        <w:ind w:left="1080" w:hanging="72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F7529"/>
    <w:multiLevelType w:val="multilevel"/>
    <w:tmpl w:val="D8364C4E"/>
    <w:lvl w:ilvl="0">
      <w:numFmt w:val="bullet"/>
      <w:lvlText w:val=""/>
      <w:lvlJc w:val="right"/>
      <w:pPr>
        <w:tabs>
          <w:tab w:val="num" w:pos="0"/>
        </w:tabs>
        <w:ind w:left="0" w:hanging="210"/>
      </w:pPr>
      <w:rPr>
        <w:rFonts w:ascii="Symbol" w:hAnsi="Symbo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0E57990"/>
    <w:multiLevelType w:val="multilevel"/>
    <w:tmpl w:val="A358E076"/>
    <w:lvl w:ilvl="0">
      <w:start w:val="2"/>
      <w:numFmt w:val="decimal"/>
      <w:lvlText w:val="%1."/>
      <w:lvlJc w:val="right"/>
      <w:pPr>
        <w:tabs>
          <w:tab w:val="num" w:pos="0"/>
        </w:tabs>
        <w:ind w:left="0" w:hanging="210"/>
      </w:pPr>
      <w:rPr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1C74C3F"/>
    <w:multiLevelType w:val="multilevel"/>
    <w:tmpl w:val="921A5660"/>
    <w:lvl w:ilvl="0">
      <w:start w:val="8"/>
      <w:numFmt w:val="decimal"/>
      <w:lvlText w:val="%1."/>
      <w:lvlJc w:val="right"/>
      <w:pPr>
        <w:tabs>
          <w:tab w:val="num" w:pos="0"/>
        </w:tabs>
        <w:ind w:left="0" w:hanging="210"/>
      </w:pPr>
      <w:rPr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ED238C1"/>
    <w:multiLevelType w:val="hybridMultilevel"/>
    <w:tmpl w:val="F1723910"/>
    <w:lvl w:ilvl="0" w:tplc="5E28BA28">
      <w:numFmt w:val="bullet"/>
      <w:lvlText w:val="•"/>
      <w:lvlJc w:val="left"/>
      <w:pPr>
        <w:ind w:left="1080" w:hanging="72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203FD"/>
    <w:multiLevelType w:val="hybridMultilevel"/>
    <w:tmpl w:val="3426EF12"/>
    <w:lvl w:ilvl="0" w:tplc="5E28BA28">
      <w:numFmt w:val="bullet"/>
      <w:lvlText w:val="•"/>
      <w:lvlJc w:val="left"/>
      <w:pPr>
        <w:ind w:left="1080" w:hanging="72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50A55"/>
    <w:multiLevelType w:val="multilevel"/>
    <w:tmpl w:val="30A2474E"/>
    <w:lvl w:ilvl="0">
      <w:start w:val="1"/>
      <w:numFmt w:val="decimal"/>
      <w:lvlText w:val="%1."/>
      <w:lvlJc w:val="right"/>
      <w:pPr>
        <w:tabs>
          <w:tab w:val="num" w:pos="0"/>
        </w:tabs>
        <w:ind w:left="0" w:hanging="210"/>
      </w:pPr>
      <w:rPr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ABF35A4"/>
    <w:multiLevelType w:val="multilevel"/>
    <w:tmpl w:val="FB28B73E"/>
    <w:lvl w:ilvl="0">
      <w:numFmt w:val="bullet"/>
      <w:lvlText w:val=""/>
      <w:lvlJc w:val="right"/>
      <w:pPr>
        <w:tabs>
          <w:tab w:val="num" w:pos="0"/>
        </w:tabs>
        <w:ind w:left="0" w:hanging="210"/>
      </w:pPr>
      <w:rPr>
        <w:rFonts w:ascii="Symbol" w:hAnsi="Symbo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37154BE"/>
    <w:multiLevelType w:val="hybridMultilevel"/>
    <w:tmpl w:val="82961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94ADD"/>
    <w:multiLevelType w:val="multilevel"/>
    <w:tmpl w:val="714A9A1E"/>
    <w:lvl w:ilvl="0">
      <w:numFmt w:val="decimal"/>
      <w:lvlText w:val=""/>
      <w:lvlJc w:val="left"/>
    </w:lvl>
    <w:lvl w:ilvl="1">
      <w:numFmt w:val="bullet"/>
      <w:lvlText w:val=""/>
      <w:lvlJc w:val="right"/>
      <w:pPr>
        <w:tabs>
          <w:tab w:val="num" w:pos="0"/>
        </w:tabs>
        <w:ind w:left="0" w:hanging="210"/>
      </w:pPr>
      <w:rPr>
        <w:rFonts w:ascii="Symbol" w:hAnsi="Symbol"/>
        <w:color w:val="323232"/>
        <w:sz w:val="24"/>
        <w:szCs w:val="24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0F72CD8"/>
    <w:multiLevelType w:val="multilevel"/>
    <w:tmpl w:val="21588F84"/>
    <w:lvl w:ilvl="0">
      <w:numFmt w:val="bullet"/>
      <w:lvlText w:val=""/>
      <w:lvlJc w:val="right"/>
      <w:pPr>
        <w:tabs>
          <w:tab w:val="num" w:pos="0"/>
        </w:tabs>
        <w:spacing w:line="0" w:lineRule="atLeast"/>
        <w:ind w:left="0" w:hanging="210"/>
      </w:pPr>
      <w:rPr>
        <w:rFonts w:ascii="Symbol" w:hAnsi="Symbol"/>
        <w:b/>
        <w:bCs/>
        <w:color w:val="FFFFFF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A0058C5"/>
    <w:multiLevelType w:val="multilevel"/>
    <w:tmpl w:val="A6FA7392"/>
    <w:lvl w:ilvl="0">
      <w:start w:val="1"/>
      <w:numFmt w:val="decimal"/>
      <w:lvlText w:val="%1."/>
      <w:lvlJc w:val="right"/>
      <w:pPr>
        <w:tabs>
          <w:tab w:val="num" w:pos="0"/>
        </w:tabs>
        <w:ind w:left="0" w:hanging="210"/>
      </w:pPr>
      <w:rPr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05A0AB3"/>
    <w:multiLevelType w:val="hybridMultilevel"/>
    <w:tmpl w:val="3078E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194907"/>
    <w:multiLevelType w:val="multilevel"/>
    <w:tmpl w:val="CFD46FA2"/>
    <w:lvl w:ilvl="0">
      <w:start w:val="1"/>
      <w:numFmt w:val="decimal"/>
      <w:lvlText w:val="%1."/>
      <w:lvlJc w:val="right"/>
      <w:pPr>
        <w:tabs>
          <w:tab w:val="num" w:pos="0"/>
        </w:tabs>
        <w:ind w:left="0" w:hanging="210"/>
      </w:pPr>
      <w:rPr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4937BFA"/>
    <w:multiLevelType w:val="hybridMultilevel"/>
    <w:tmpl w:val="E5CC3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7"/>
  </w:num>
  <w:num w:numId="4">
    <w:abstractNumId w:val="5"/>
  </w:num>
  <w:num w:numId="5">
    <w:abstractNumId w:val="2"/>
  </w:num>
  <w:num w:numId="6">
    <w:abstractNumId w:val="15"/>
  </w:num>
  <w:num w:numId="7">
    <w:abstractNumId w:val="1"/>
  </w:num>
  <w:num w:numId="8">
    <w:abstractNumId w:val="16"/>
  </w:num>
  <w:num w:numId="9">
    <w:abstractNumId w:val="8"/>
  </w:num>
  <w:num w:numId="10">
    <w:abstractNumId w:val="12"/>
  </w:num>
  <w:num w:numId="11">
    <w:abstractNumId w:val="19"/>
  </w:num>
  <w:num w:numId="12">
    <w:abstractNumId w:val="4"/>
  </w:num>
  <w:num w:numId="13">
    <w:abstractNumId w:val="9"/>
  </w:num>
  <w:num w:numId="14">
    <w:abstractNumId w:val="0"/>
  </w:num>
  <w:num w:numId="15">
    <w:abstractNumId w:val="18"/>
  </w:num>
  <w:num w:numId="16">
    <w:abstractNumId w:val="11"/>
  </w:num>
  <w:num w:numId="17">
    <w:abstractNumId w:val="6"/>
  </w:num>
  <w:num w:numId="18">
    <w:abstractNumId w:val="20"/>
  </w:num>
  <w:num w:numId="19">
    <w:abstractNumId w:val="3"/>
  </w:num>
  <w:num w:numId="20">
    <w:abstractNumId w:val="14"/>
  </w:num>
  <w:num w:numId="21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tephen Arrants">
    <w15:presenceInfo w15:providerId="Windows Live" w15:userId="13e1ed6883e21e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trackRevisions/>
  <w:doNotTrackMoves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1C05"/>
    <w:rsid w:val="0013626B"/>
    <w:rsid w:val="00154C32"/>
    <w:rsid w:val="0028519E"/>
    <w:rsid w:val="00315B2B"/>
    <w:rsid w:val="003B7457"/>
    <w:rsid w:val="00647A3C"/>
    <w:rsid w:val="00663491"/>
    <w:rsid w:val="006663D9"/>
    <w:rsid w:val="006A78CF"/>
    <w:rsid w:val="00832C94"/>
    <w:rsid w:val="00884F2E"/>
    <w:rsid w:val="008B1C05"/>
    <w:rsid w:val="008E6DFF"/>
    <w:rsid w:val="00972F29"/>
    <w:rsid w:val="0097363E"/>
    <w:rsid w:val="009903B9"/>
    <w:rsid w:val="00A9343E"/>
    <w:rsid w:val="00B16A92"/>
    <w:rsid w:val="00B21859"/>
    <w:rsid w:val="00BA439D"/>
    <w:rsid w:val="00BD4BED"/>
    <w:rsid w:val="00C71108"/>
    <w:rsid w:val="00CB43F0"/>
    <w:rsid w:val="00D53E29"/>
    <w:rsid w:val="00DF7AA1"/>
    <w:rsid w:val="00ED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09BC6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uiPriority="1" w:qFormat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108"/>
    <w:pPr>
      <w:spacing w:after="120" w:line="264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108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108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108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108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108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108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108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108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108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rsid w:val="008B1C05"/>
    <w:pPr>
      <w:keepNext/>
      <w:keepLines/>
      <w:pageBreakBefore/>
      <w:shd w:val="clear" w:color="auto" w:fill="FFFFFF"/>
      <w:spacing w:before="240" w:after="60" w:line="0" w:lineRule="atLeast"/>
    </w:pPr>
    <w:rPr>
      <w:color w:val="4682B4"/>
      <w:spacing w:val="2"/>
      <w:sz w:val="40"/>
      <w:szCs w:val="40"/>
      <w:shd w:val="clear" w:color="auto" w:fill="FFFFFF"/>
    </w:rPr>
  </w:style>
  <w:style w:type="paragraph" w:styleId="TOC1">
    <w:name w:val="toc 1"/>
    <w:rsid w:val="008B1C05"/>
    <w:pPr>
      <w:tabs>
        <w:tab w:val="right" w:leader="dot" w:pos="7630"/>
      </w:tabs>
      <w:spacing w:after="120" w:line="360" w:lineRule="atLeast"/>
    </w:pPr>
    <w:rPr>
      <w:b/>
      <w:bCs/>
      <w:sz w:val="24"/>
      <w:szCs w:val="24"/>
    </w:rPr>
  </w:style>
  <w:style w:type="paragraph" w:styleId="TOC2">
    <w:name w:val="toc 2"/>
    <w:rsid w:val="008B1C05"/>
    <w:pPr>
      <w:tabs>
        <w:tab w:val="right" w:leader="dot" w:pos="7630"/>
      </w:tabs>
      <w:spacing w:after="120" w:line="360" w:lineRule="atLeast"/>
      <w:ind w:left="200"/>
    </w:pPr>
    <w:rPr>
      <w:sz w:val="24"/>
      <w:szCs w:val="24"/>
    </w:rPr>
  </w:style>
  <w:style w:type="paragraph" w:styleId="TOC3">
    <w:name w:val="toc 3"/>
    <w:rsid w:val="008B1C05"/>
    <w:pPr>
      <w:tabs>
        <w:tab w:val="right" w:leader="dot" w:pos="7630"/>
      </w:tabs>
      <w:spacing w:after="120" w:line="360" w:lineRule="atLeast"/>
      <w:ind w:left="400"/>
    </w:pPr>
    <w:rPr>
      <w:sz w:val="24"/>
      <w:szCs w:val="24"/>
    </w:rPr>
  </w:style>
  <w:style w:type="paragraph" w:styleId="TOC4">
    <w:name w:val="toc 4"/>
    <w:rsid w:val="008B1C05"/>
    <w:pPr>
      <w:tabs>
        <w:tab w:val="right" w:leader="dot" w:pos="7630"/>
      </w:tabs>
      <w:spacing w:after="120" w:line="360" w:lineRule="atLeast"/>
      <w:ind w:left="600"/>
    </w:pPr>
    <w:rPr>
      <w:sz w:val="24"/>
      <w:szCs w:val="24"/>
    </w:rPr>
  </w:style>
  <w:style w:type="paragraph" w:styleId="TOC5">
    <w:name w:val="toc 5"/>
    <w:rsid w:val="008B1C05"/>
    <w:pPr>
      <w:tabs>
        <w:tab w:val="right" w:leader="dot" w:pos="7630"/>
      </w:tabs>
      <w:spacing w:after="120" w:line="360" w:lineRule="atLeast"/>
      <w:ind w:left="800"/>
    </w:pPr>
    <w:rPr>
      <w:sz w:val="24"/>
      <w:szCs w:val="24"/>
    </w:rPr>
  </w:style>
  <w:style w:type="paragraph" w:styleId="TOC6">
    <w:name w:val="toc 6"/>
    <w:rsid w:val="008B1C05"/>
    <w:pPr>
      <w:tabs>
        <w:tab w:val="right" w:leader="dot" w:pos="7630"/>
      </w:tabs>
      <w:spacing w:after="120" w:line="360" w:lineRule="atLeast"/>
      <w:ind w:left="1000"/>
    </w:pPr>
    <w:rPr>
      <w:sz w:val="24"/>
      <w:szCs w:val="24"/>
    </w:rPr>
  </w:style>
  <w:style w:type="paragraph" w:styleId="TOC7">
    <w:name w:val="toc 7"/>
    <w:rsid w:val="008B1C05"/>
    <w:pPr>
      <w:tabs>
        <w:tab w:val="right" w:leader="dot" w:pos="7630"/>
      </w:tabs>
      <w:spacing w:after="120" w:line="360" w:lineRule="atLeast"/>
      <w:ind w:left="1200"/>
    </w:pPr>
    <w:rPr>
      <w:sz w:val="24"/>
      <w:szCs w:val="24"/>
    </w:rPr>
  </w:style>
  <w:style w:type="paragraph" w:styleId="TOC8">
    <w:name w:val="toc 8"/>
    <w:rsid w:val="008B1C05"/>
    <w:pPr>
      <w:tabs>
        <w:tab w:val="right" w:leader="dot" w:pos="7630"/>
      </w:tabs>
      <w:spacing w:after="120" w:line="360" w:lineRule="atLeast"/>
      <w:ind w:left="1400"/>
    </w:pPr>
    <w:rPr>
      <w:sz w:val="24"/>
      <w:szCs w:val="24"/>
    </w:rPr>
  </w:style>
  <w:style w:type="paragraph" w:styleId="TOC9">
    <w:name w:val="toc 9"/>
    <w:rsid w:val="008B1C05"/>
    <w:pPr>
      <w:tabs>
        <w:tab w:val="right" w:leader="dot" w:pos="7630"/>
      </w:tabs>
      <w:spacing w:after="120" w:line="360" w:lineRule="atLeast"/>
      <w:ind w:left="1600"/>
    </w:pPr>
    <w:rPr>
      <w:sz w:val="24"/>
      <w:szCs w:val="24"/>
    </w:rPr>
  </w:style>
  <w:style w:type="paragraph" w:customStyle="1" w:styleId="h2">
    <w:name w:val="h2"/>
    <w:rsid w:val="008B1C05"/>
    <w:pPr>
      <w:keepNext/>
      <w:keepLines/>
      <w:spacing w:before="240" w:after="60" w:line="264" w:lineRule="auto"/>
    </w:pPr>
    <w:rPr>
      <w:color w:val="103A5E"/>
      <w:sz w:val="36"/>
      <w:szCs w:val="36"/>
    </w:rPr>
  </w:style>
  <w:style w:type="character" w:customStyle="1" w:styleId="variable">
    <w:name w:val="variable"/>
    <w:rsid w:val="008B1C05"/>
    <w:rPr>
      <w:rFonts w:ascii="Segoe UI" w:hAnsi="Segoe UI" w:cs="Segoe UI"/>
      <w:color w:val="103A5E"/>
      <w:sz w:val="36"/>
      <w:szCs w:val="36"/>
    </w:rPr>
  </w:style>
  <w:style w:type="paragraph" w:customStyle="1" w:styleId="p">
    <w:name w:val="p"/>
    <w:rsid w:val="008B1C05"/>
    <w:pPr>
      <w:spacing w:after="120" w:line="360" w:lineRule="atLeast"/>
    </w:pPr>
    <w:rPr>
      <w:sz w:val="24"/>
      <w:szCs w:val="24"/>
    </w:rPr>
  </w:style>
  <w:style w:type="character" w:customStyle="1" w:styleId="variable1">
    <w:name w:val="variable_1"/>
    <w:rsid w:val="008B1C05"/>
    <w:rPr>
      <w:rFonts w:ascii="Segoe UI" w:hAnsi="Segoe UI" w:cs="Segoe UI"/>
      <w:color w:val="000000"/>
      <w:sz w:val="24"/>
      <w:szCs w:val="24"/>
    </w:rPr>
  </w:style>
  <w:style w:type="paragraph" w:customStyle="1" w:styleId="h3">
    <w:name w:val="h3"/>
    <w:rsid w:val="008B1C05"/>
    <w:pPr>
      <w:keepNext/>
      <w:keepLines/>
      <w:shd w:val="clear" w:color="auto" w:fill="FFFFFF"/>
      <w:spacing w:before="240" w:after="60" w:line="264" w:lineRule="auto"/>
    </w:pPr>
    <w:rPr>
      <w:b/>
      <w:bCs/>
      <w:color w:val="103A5E"/>
      <w:sz w:val="24"/>
      <w:szCs w:val="24"/>
      <w:shd w:val="clear" w:color="auto" w:fill="FFFFFF"/>
    </w:rPr>
  </w:style>
  <w:style w:type="paragraph" w:customStyle="1" w:styleId="P0">
    <w:name w:val="P"/>
    <w:rsid w:val="008B1C05"/>
    <w:pPr>
      <w:spacing w:after="120" w:line="360" w:lineRule="atLeast"/>
    </w:pPr>
    <w:rPr>
      <w:sz w:val="24"/>
      <w:szCs w:val="24"/>
    </w:rPr>
  </w:style>
  <w:style w:type="paragraph" w:customStyle="1" w:styleId="thTableStyle-KBTable1-HeadE-Regular-Header1">
    <w:name w:val="th_TableStyle-KBTable1-HeadE-Regular-Header1"/>
    <w:rsid w:val="008B1C05"/>
    <w:pPr>
      <w:spacing w:after="120" w:line="264" w:lineRule="auto"/>
      <w:jc w:val="center"/>
    </w:pPr>
    <w:rPr>
      <w:b/>
      <w:bCs/>
      <w:sz w:val="24"/>
      <w:szCs w:val="24"/>
    </w:rPr>
  </w:style>
  <w:style w:type="paragraph" w:customStyle="1" w:styleId="thTableStyle-KBTable1-HeadD-Regular-Header1">
    <w:name w:val="th_TableStyle-KBTable1-HeadD-Regular-Header1"/>
    <w:rsid w:val="008B1C05"/>
    <w:pPr>
      <w:spacing w:after="120" w:line="264" w:lineRule="auto"/>
      <w:jc w:val="center"/>
    </w:pPr>
    <w:rPr>
      <w:b/>
      <w:bCs/>
      <w:sz w:val="24"/>
      <w:szCs w:val="24"/>
    </w:rPr>
  </w:style>
  <w:style w:type="paragraph" w:customStyle="1" w:styleId="tdTableStyle-KBTable1-BodyE-Regular-LightRows">
    <w:name w:val="td_TableStyle-KBTable1-BodyE-Regular-LightRows"/>
    <w:rsid w:val="008B1C05"/>
    <w:pPr>
      <w:spacing w:after="120" w:line="264" w:lineRule="auto"/>
    </w:pPr>
    <w:rPr>
      <w:sz w:val="24"/>
      <w:szCs w:val="24"/>
    </w:rPr>
  </w:style>
  <w:style w:type="paragraph" w:customStyle="1" w:styleId="tdTableStyle-KBTable1-BodyD-Regular-LightRows">
    <w:name w:val="td_TableStyle-KBTable1-BodyD-Regular-LightRows"/>
    <w:rsid w:val="008B1C05"/>
    <w:pPr>
      <w:spacing w:after="120" w:line="264" w:lineRule="auto"/>
    </w:pPr>
    <w:rPr>
      <w:sz w:val="24"/>
      <w:szCs w:val="24"/>
    </w:rPr>
  </w:style>
  <w:style w:type="paragraph" w:customStyle="1" w:styleId="tdTableStyle-KBTable1-BodyE-Regular-DarkerRows">
    <w:name w:val="td_TableStyle-KBTable1-BodyE-Regular-DarkerRows"/>
    <w:rsid w:val="008B1C05"/>
    <w:pPr>
      <w:spacing w:after="120" w:line="264" w:lineRule="auto"/>
    </w:pPr>
    <w:rPr>
      <w:sz w:val="24"/>
      <w:szCs w:val="24"/>
    </w:rPr>
  </w:style>
  <w:style w:type="paragraph" w:customStyle="1" w:styleId="tdTableStyle-KBTable1-BodyD-Regular-DarkerRows">
    <w:name w:val="td_TableStyle-KBTable1-BodyD-Regular-DarkerRows"/>
    <w:rsid w:val="008B1C05"/>
    <w:pPr>
      <w:spacing w:after="120" w:line="264" w:lineRule="auto"/>
    </w:pPr>
    <w:rPr>
      <w:sz w:val="24"/>
      <w:szCs w:val="24"/>
    </w:rPr>
  </w:style>
  <w:style w:type="paragraph" w:customStyle="1" w:styleId="tdTableStyle-KBTable1-BodyB-Regular-LightRows">
    <w:name w:val="td_TableStyle-KBTable1-BodyB-Regular-LightRows"/>
    <w:rsid w:val="008B1C05"/>
    <w:pPr>
      <w:spacing w:after="120" w:line="264" w:lineRule="auto"/>
    </w:pPr>
    <w:rPr>
      <w:sz w:val="24"/>
      <w:szCs w:val="24"/>
    </w:rPr>
  </w:style>
  <w:style w:type="paragraph" w:customStyle="1" w:styleId="tdTableStyle-KBTable1-BodyA-Regular-LightRows">
    <w:name w:val="td_TableStyle-KBTable1-BodyA-Regular-LightRows"/>
    <w:rsid w:val="008B1C05"/>
    <w:pPr>
      <w:spacing w:after="120" w:line="264" w:lineRule="auto"/>
    </w:pPr>
    <w:rPr>
      <w:sz w:val="24"/>
      <w:szCs w:val="24"/>
    </w:rPr>
  </w:style>
  <w:style w:type="paragraph" w:customStyle="1" w:styleId="PNote">
    <w:name w:val="P_Note"/>
    <w:rsid w:val="008B1C05"/>
    <w:pPr>
      <w:pBdr>
        <w:top w:val="single" w:sz="24" w:space="0" w:color="828282"/>
        <w:bottom w:val="single" w:sz="24" w:space="0" w:color="828282"/>
      </w:pBdr>
      <w:shd w:val="clear" w:color="auto" w:fill="828282"/>
      <w:spacing w:before="150" w:after="120" w:line="0" w:lineRule="atLeast"/>
    </w:pPr>
    <w:rPr>
      <w:b/>
      <w:bCs/>
      <w:color w:val="FFFFFF"/>
      <w:sz w:val="24"/>
      <w:szCs w:val="24"/>
      <w:shd w:val="clear" w:color="auto" w:fill="828282"/>
    </w:rPr>
  </w:style>
  <w:style w:type="paragraph" w:customStyle="1" w:styleId="PNoteText">
    <w:name w:val="P_NoteText"/>
    <w:rsid w:val="008B1C05"/>
    <w:pPr>
      <w:shd w:val="clear" w:color="auto" w:fill="D3D3D3"/>
      <w:spacing w:after="150" w:line="360" w:lineRule="atLeast"/>
    </w:pPr>
    <w:rPr>
      <w:sz w:val="24"/>
      <w:szCs w:val="24"/>
      <w:shd w:val="clear" w:color="auto" w:fill="D3D3D3"/>
    </w:rPr>
  </w:style>
  <w:style w:type="paragraph" w:customStyle="1" w:styleId="h4">
    <w:name w:val="h4"/>
    <w:rsid w:val="008B1C05"/>
    <w:pPr>
      <w:keepNext/>
      <w:keepLines/>
      <w:spacing w:before="268" w:after="268" w:line="264" w:lineRule="auto"/>
    </w:pPr>
    <w:rPr>
      <w:b/>
      <w:bCs/>
      <w:color w:val="000000"/>
      <w:sz w:val="24"/>
      <w:szCs w:val="24"/>
    </w:rPr>
  </w:style>
  <w:style w:type="paragraph" w:customStyle="1" w:styleId="li">
    <w:name w:val="li"/>
    <w:rsid w:val="008B1C05"/>
    <w:pPr>
      <w:spacing w:after="120" w:line="264" w:lineRule="auto"/>
      <w:ind w:left="600"/>
    </w:pPr>
    <w:rPr>
      <w:color w:val="323232"/>
      <w:sz w:val="24"/>
      <w:szCs w:val="24"/>
    </w:rPr>
  </w:style>
  <w:style w:type="character" w:customStyle="1" w:styleId="b">
    <w:name w:val="b"/>
    <w:rsid w:val="008B1C05"/>
    <w:rPr>
      <w:b/>
      <w:bCs/>
      <w:color w:val="000000"/>
      <w:sz w:val="24"/>
      <w:szCs w:val="24"/>
    </w:rPr>
  </w:style>
  <w:style w:type="character" w:customStyle="1" w:styleId="i">
    <w:name w:val="i"/>
    <w:rsid w:val="008B1C05"/>
    <w:rPr>
      <w:i/>
      <w:iCs/>
      <w:color w:val="000000"/>
      <w:sz w:val="24"/>
      <w:szCs w:val="24"/>
    </w:rPr>
  </w:style>
  <w:style w:type="character" w:customStyle="1" w:styleId="b1">
    <w:name w:val="b_1"/>
    <w:rsid w:val="008B1C05"/>
    <w:rPr>
      <w:b/>
      <w:bCs/>
      <w:color w:val="323232"/>
      <w:sz w:val="24"/>
      <w:szCs w:val="24"/>
    </w:rPr>
  </w:style>
  <w:style w:type="character" w:customStyle="1" w:styleId="variable2">
    <w:name w:val="variable_2"/>
    <w:rsid w:val="008B1C05"/>
    <w:rPr>
      <w:rFonts w:ascii="Segoe UI" w:hAnsi="Segoe UI" w:cs="Segoe UI"/>
      <w:color w:val="323232"/>
      <w:sz w:val="24"/>
      <w:szCs w:val="24"/>
    </w:rPr>
  </w:style>
  <w:style w:type="paragraph" w:customStyle="1" w:styleId="pExampleHead">
    <w:name w:val="p_ExampleHead"/>
    <w:rsid w:val="008B1C05"/>
    <w:pPr>
      <w:keepNext/>
      <w:keepLines/>
      <w:pBdr>
        <w:top w:val="single" w:sz="6" w:space="4" w:color="C0C0C0"/>
      </w:pBdr>
      <w:shd w:val="clear" w:color="auto" w:fill="DDEDFE"/>
      <w:spacing w:before="120" w:after="120" w:line="270" w:lineRule="atLeast"/>
    </w:pPr>
    <w:rPr>
      <w:b/>
      <w:bCs/>
      <w:color w:val="002B00"/>
      <w:spacing w:val="75"/>
      <w:sz w:val="18"/>
      <w:szCs w:val="18"/>
      <w:shd w:val="clear" w:color="auto" w:fill="DDEDFE"/>
    </w:rPr>
  </w:style>
  <w:style w:type="paragraph" w:customStyle="1" w:styleId="pExample">
    <w:name w:val="p_Example"/>
    <w:rsid w:val="008B1C05"/>
    <w:pPr>
      <w:pBdr>
        <w:bottom w:val="single" w:sz="6" w:space="4" w:color="C0C0C0"/>
      </w:pBdr>
      <w:shd w:val="clear" w:color="auto" w:fill="DDEDFE"/>
      <w:spacing w:after="120" w:line="240" w:lineRule="atLeast"/>
    </w:pPr>
    <w:rPr>
      <w:spacing w:val="15"/>
      <w:sz w:val="16"/>
      <w:szCs w:val="16"/>
      <w:shd w:val="clear" w:color="auto" w:fill="DDEDFE"/>
    </w:rPr>
  </w:style>
  <w:style w:type="character" w:customStyle="1" w:styleId="variable3">
    <w:name w:val="variable_3"/>
    <w:rsid w:val="008B1C05"/>
    <w:rPr>
      <w:rFonts w:ascii="Segoe UI" w:hAnsi="Segoe UI" w:cs="Segoe UI"/>
      <w:color w:val="000000"/>
      <w:sz w:val="16"/>
      <w:szCs w:val="16"/>
    </w:rPr>
  </w:style>
  <w:style w:type="paragraph" w:customStyle="1" w:styleId="li1">
    <w:name w:val="li_1"/>
    <w:rsid w:val="008B1C05"/>
    <w:pPr>
      <w:spacing w:after="120" w:line="264" w:lineRule="auto"/>
      <w:ind w:left="1200"/>
    </w:pPr>
    <w:rPr>
      <w:color w:val="323232"/>
      <w:sz w:val="24"/>
      <w:szCs w:val="24"/>
    </w:rPr>
  </w:style>
  <w:style w:type="paragraph" w:customStyle="1" w:styleId="p1">
    <w:name w:val="p_1"/>
    <w:rsid w:val="008B1C05"/>
    <w:pPr>
      <w:spacing w:after="120" w:line="360" w:lineRule="atLeast"/>
      <w:ind w:left="600"/>
    </w:pPr>
    <w:rPr>
      <w:color w:val="323232"/>
      <w:sz w:val="24"/>
      <w:szCs w:val="24"/>
    </w:rPr>
  </w:style>
  <w:style w:type="paragraph" w:customStyle="1" w:styleId="LIP-Note">
    <w:name w:val="LI_P-Note"/>
    <w:rsid w:val="008B1C05"/>
    <w:pPr>
      <w:spacing w:after="120" w:line="0" w:lineRule="atLeast"/>
      <w:ind w:left="600"/>
    </w:pPr>
    <w:rPr>
      <w:b/>
      <w:bCs/>
      <w:color w:val="FFFFFF"/>
      <w:sz w:val="24"/>
      <w:szCs w:val="24"/>
    </w:rPr>
  </w:style>
  <w:style w:type="paragraph" w:customStyle="1" w:styleId="PNoteText1">
    <w:name w:val="P_NoteText_1"/>
    <w:rsid w:val="008B1C05"/>
    <w:pPr>
      <w:shd w:val="clear" w:color="auto" w:fill="D3D3D3"/>
      <w:spacing w:after="150" w:line="360" w:lineRule="atLeast"/>
      <w:ind w:left="600"/>
    </w:pPr>
    <w:rPr>
      <w:color w:val="FFFFFF"/>
      <w:sz w:val="24"/>
      <w:szCs w:val="24"/>
      <w:shd w:val="clear" w:color="auto" w:fill="D3D3D3"/>
    </w:rPr>
  </w:style>
  <w:style w:type="character" w:customStyle="1" w:styleId="u">
    <w:name w:val="u"/>
    <w:rsid w:val="008B1C05"/>
    <w:rPr>
      <w:rFonts w:ascii="Segoe UI" w:hAnsi="Segoe UI" w:cs="Segoe UI"/>
      <w:color w:val="000000"/>
      <w:sz w:val="24"/>
      <w:szCs w:val="24"/>
      <w:u w:val="single"/>
    </w:rPr>
  </w:style>
  <w:style w:type="paragraph" w:customStyle="1" w:styleId="h6">
    <w:name w:val="h6"/>
    <w:rsid w:val="008B1C05"/>
    <w:pPr>
      <w:keepNext/>
      <w:keepLines/>
      <w:spacing w:before="120" w:after="10" w:line="240" w:lineRule="atLeast"/>
    </w:pPr>
    <w:rPr>
      <w:b/>
      <w:bCs/>
      <w:color w:val="787878"/>
      <w:sz w:val="16"/>
      <w:szCs w:val="16"/>
    </w:rPr>
  </w:style>
  <w:style w:type="paragraph" w:styleId="IndexHeading">
    <w:name w:val="index heading"/>
    <w:rsid w:val="008B1C05"/>
    <w:pPr>
      <w:keepNext/>
      <w:spacing w:before="400" w:after="200" w:line="360" w:lineRule="atLeast"/>
      <w:jc w:val="center"/>
    </w:pPr>
    <w:rPr>
      <w:b/>
      <w:bCs/>
      <w:sz w:val="24"/>
      <w:szCs w:val="24"/>
    </w:rPr>
  </w:style>
  <w:style w:type="paragraph" w:styleId="Index1">
    <w:name w:val="index 1"/>
    <w:rsid w:val="008B1C05"/>
    <w:pPr>
      <w:spacing w:after="120" w:line="360" w:lineRule="atLeast"/>
    </w:pPr>
    <w:rPr>
      <w:sz w:val="24"/>
      <w:szCs w:val="24"/>
    </w:rPr>
  </w:style>
  <w:style w:type="paragraph" w:styleId="Index2">
    <w:name w:val="index 2"/>
    <w:rsid w:val="008B1C05"/>
    <w:pPr>
      <w:spacing w:after="120" w:line="360" w:lineRule="atLeast"/>
      <w:ind w:left="288"/>
    </w:pPr>
    <w:rPr>
      <w:sz w:val="24"/>
      <w:szCs w:val="24"/>
    </w:rPr>
  </w:style>
  <w:style w:type="paragraph" w:styleId="Index3">
    <w:name w:val="index 3"/>
    <w:rsid w:val="008B1C05"/>
    <w:pPr>
      <w:spacing w:after="120" w:line="360" w:lineRule="atLeast"/>
      <w:ind w:left="576"/>
    </w:pPr>
    <w:rPr>
      <w:sz w:val="24"/>
      <w:szCs w:val="24"/>
    </w:rPr>
  </w:style>
  <w:style w:type="paragraph" w:styleId="Index4">
    <w:name w:val="index 4"/>
    <w:rsid w:val="008B1C05"/>
    <w:pPr>
      <w:spacing w:after="120" w:line="360" w:lineRule="atLeast"/>
      <w:ind w:left="864"/>
    </w:pPr>
    <w:rPr>
      <w:sz w:val="24"/>
      <w:szCs w:val="24"/>
    </w:rPr>
  </w:style>
  <w:style w:type="paragraph" w:styleId="Index5">
    <w:name w:val="index 5"/>
    <w:rsid w:val="008B1C05"/>
    <w:pPr>
      <w:spacing w:after="120" w:line="360" w:lineRule="atLeast"/>
      <w:ind w:left="1152"/>
    </w:pPr>
    <w:rPr>
      <w:sz w:val="24"/>
      <w:szCs w:val="24"/>
    </w:rPr>
  </w:style>
  <w:style w:type="paragraph" w:styleId="Index6">
    <w:name w:val="index 6"/>
    <w:rsid w:val="008B1C05"/>
    <w:pPr>
      <w:spacing w:after="120" w:line="360" w:lineRule="atLeast"/>
      <w:ind w:left="1440"/>
    </w:pPr>
    <w:rPr>
      <w:sz w:val="24"/>
      <w:szCs w:val="24"/>
    </w:rPr>
  </w:style>
  <w:style w:type="paragraph" w:styleId="Index7">
    <w:name w:val="index 7"/>
    <w:rsid w:val="008B1C05"/>
    <w:pPr>
      <w:spacing w:after="120" w:line="360" w:lineRule="atLeast"/>
      <w:ind w:left="1728"/>
    </w:pPr>
    <w:rPr>
      <w:sz w:val="24"/>
      <w:szCs w:val="24"/>
    </w:rPr>
  </w:style>
  <w:style w:type="paragraph" w:styleId="Index8">
    <w:name w:val="index 8"/>
    <w:rsid w:val="008B1C05"/>
    <w:pPr>
      <w:spacing w:after="120" w:line="360" w:lineRule="atLeast"/>
      <w:ind w:left="2015"/>
    </w:pPr>
    <w:rPr>
      <w:sz w:val="24"/>
      <w:szCs w:val="24"/>
    </w:rPr>
  </w:style>
  <w:style w:type="paragraph" w:styleId="Index9">
    <w:name w:val="index 9"/>
    <w:rsid w:val="008B1C05"/>
    <w:pPr>
      <w:spacing w:after="120" w:line="360" w:lineRule="atLeast"/>
      <w:ind w:left="2304"/>
    </w:pPr>
    <w:rPr>
      <w:sz w:val="24"/>
      <w:szCs w:val="24"/>
    </w:rPr>
  </w:style>
  <w:style w:type="paragraph" w:styleId="Header">
    <w:name w:val="header"/>
    <w:basedOn w:val="Normal"/>
    <w:link w:val="HeaderChar"/>
    <w:rsid w:val="00CB43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B43F0"/>
  </w:style>
  <w:style w:type="paragraph" w:styleId="Footer">
    <w:name w:val="footer"/>
    <w:basedOn w:val="Normal"/>
    <w:link w:val="FooterChar"/>
    <w:rsid w:val="00CB43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B43F0"/>
  </w:style>
  <w:style w:type="character" w:styleId="Hyperlink">
    <w:name w:val="Hyperlink"/>
    <w:rsid w:val="00CB43F0"/>
    <w:rPr>
      <w:color w:val="0563C1"/>
      <w:u w:val="single"/>
    </w:rPr>
  </w:style>
  <w:style w:type="character" w:styleId="CommentReference">
    <w:name w:val="annotation reference"/>
    <w:rsid w:val="0097363E"/>
    <w:rPr>
      <w:sz w:val="18"/>
      <w:szCs w:val="18"/>
    </w:rPr>
  </w:style>
  <w:style w:type="paragraph" w:styleId="CommentText">
    <w:name w:val="annotation text"/>
    <w:basedOn w:val="Normal"/>
    <w:link w:val="CommentTextChar"/>
    <w:rsid w:val="0097363E"/>
    <w:rPr>
      <w:sz w:val="24"/>
      <w:szCs w:val="24"/>
    </w:rPr>
  </w:style>
  <w:style w:type="character" w:customStyle="1" w:styleId="CommentTextChar">
    <w:name w:val="Comment Text Char"/>
    <w:link w:val="CommentText"/>
    <w:rsid w:val="0097363E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97363E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97363E"/>
    <w:rPr>
      <w:b/>
      <w:bCs/>
      <w:sz w:val="24"/>
      <w:szCs w:val="24"/>
    </w:rPr>
  </w:style>
  <w:style w:type="paragraph" w:customStyle="1" w:styleId="ColorfulShading-Accent11">
    <w:name w:val="Colorful Shading - Accent 11"/>
    <w:hidden/>
    <w:unhideWhenUsed/>
    <w:rsid w:val="0097363E"/>
    <w:pPr>
      <w:spacing w:after="120" w:line="264" w:lineRule="auto"/>
    </w:pPr>
    <w:rPr>
      <w:sz w:val="21"/>
      <w:szCs w:val="21"/>
    </w:rPr>
  </w:style>
  <w:style w:type="paragraph" w:styleId="BalloonText">
    <w:name w:val="Balloon Text"/>
    <w:basedOn w:val="Normal"/>
    <w:link w:val="BalloonTextChar"/>
    <w:rsid w:val="009736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rsid w:val="0097363E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link w:val="Heading1"/>
    <w:uiPriority w:val="9"/>
    <w:rsid w:val="00C71108"/>
    <w:rPr>
      <w:rFonts w:ascii="Calibri Light" w:eastAsia="SimSun" w:hAnsi="Calibri Light" w:cs="Times New Roman"/>
      <w:color w:val="2E74B5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C71108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TitleChar">
    <w:name w:val="Title Char"/>
    <w:link w:val="Title"/>
    <w:uiPriority w:val="10"/>
    <w:rsid w:val="00C71108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character" w:customStyle="1" w:styleId="Heading2Char">
    <w:name w:val="Heading 2 Char"/>
    <w:link w:val="Heading2"/>
    <w:uiPriority w:val="9"/>
    <w:rsid w:val="00C71108"/>
    <w:rPr>
      <w:rFonts w:ascii="Calibri Light" w:eastAsia="SimSun" w:hAnsi="Calibri Light" w:cs="Times New Roman"/>
      <w:color w:val="2E74B5"/>
      <w:sz w:val="28"/>
      <w:szCs w:val="28"/>
    </w:rPr>
  </w:style>
  <w:style w:type="character" w:customStyle="1" w:styleId="Heading3Char">
    <w:name w:val="Heading 3 Char"/>
    <w:link w:val="Heading3"/>
    <w:uiPriority w:val="9"/>
    <w:rsid w:val="00C71108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Heading4Char">
    <w:name w:val="Heading 4 Char"/>
    <w:link w:val="Heading4"/>
    <w:uiPriority w:val="9"/>
    <w:rsid w:val="00C71108"/>
    <w:rPr>
      <w:rFonts w:ascii="Calibri Light" w:eastAsia="SimSun" w:hAnsi="Calibri Light" w:cs="Times New Roman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C71108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C71108"/>
    <w:rPr>
      <w:rFonts w:ascii="Calibri Light" w:eastAsia="SimSun" w:hAnsi="Calibri Light" w:cs="Times New Roman"/>
      <w:color w:val="595959"/>
    </w:rPr>
  </w:style>
  <w:style w:type="character" w:customStyle="1" w:styleId="Heading7Char">
    <w:name w:val="Heading 7 Char"/>
    <w:link w:val="Heading7"/>
    <w:uiPriority w:val="9"/>
    <w:semiHidden/>
    <w:rsid w:val="00C71108"/>
    <w:rPr>
      <w:rFonts w:ascii="Calibri Light" w:eastAsia="SimSun" w:hAnsi="Calibri Light" w:cs="Times New Roman"/>
      <w:i/>
      <w:iCs/>
      <w:color w:val="595959"/>
    </w:rPr>
  </w:style>
  <w:style w:type="character" w:customStyle="1" w:styleId="Heading8Char">
    <w:name w:val="Heading 8 Char"/>
    <w:link w:val="Heading8"/>
    <w:uiPriority w:val="9"/>
    <w:semiHidden/>
    <w:rsid w:val="00C71108"/>
    <w:rPr>
      <w:rFonts w:ascii="Calibri Light" w:eastAsia="SimSun" w:hAnsi="Calibri Light" w:cs="Times New Roman"/>
      <w:smallCaps/>
      <w:color w:val="595959"/>
    </w:rPr>
  </w:style>
  <w:style w:type="character" w:customStyle="1" w:styleId="Heading9Char">
    <w:name w:val="Heading 9 Char"/>
    <w:link w:val="Heading9"/>
    <w:uiPriority w:val="9"/>
    <w:semiHidden/>
    <w:rsid w:val="00C71108"/>
    <w:rPr>
      <w:rFonts w:ascii="Calibri Light" w:eastAsia="SimSun" w:hAnsi="Calibri Light" w:cs="Times New Roman"/>
      <w:i/>
      <w:iCs/>
      <w:smallCaps/>
      <w:color w:val="59595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1108"/>
    <w:pPr>
      <w:spacing w:line="240" w:lineRule="auto"/>
    </w:pPr>
    <w:rPr>
      <w:b/>
      <w:bCs/>
      <w:color w:val="40404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08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SubtitleChar">
    <w:name w:val="Subtitle Char"/>
    <w:link w:val="Subtitle"/>
    <w:uiPriority w:val="11"/>
    <w:rsid w:val="00C71108"/>
    <w:rPr>
      <w:rFonts w:ascii="Calibri Light" w:eastAsia="SimSun" w:hAnsi="Calibri Light" w:cs="Times New Roman"/>
      <w:color w:val="404040"/>
      <w:sz w:val="30"/>
      <w:szCs w:val="30"/>
    </w:rPr>
  </w:style>
  <w:style w:type="character" w:styleId="Strong">
    <w:name w:val="Strong"/>
    <w:uiPriority w:val="22"/>
    <w:qFormat/>
    <w:rsid w:val="00C71108"/>
    <w:rPr>
      <w:b/>
      <w:bCs/>
    </w:rPr>
  </w:style>
  <w:style w:type="character" w:styleId="Emphasis">
    <w:name w:val="Emphasis"/>
    <w:uiPriority w:val="20"/>
    <w:qFormat/>
    <w:rsid w:val="00C71108"/>
    <w:rPr>
      <w:i/>
      <w:iCs/>
    </w:rPr>
  </w:style>
  <w:style w:type="paragraph" w:styleId="NoSpacing">
    <w:name w:val="No Spacing"/>
    <w:uiPriority w:val="1"/>
    <w:qFormat/>
    <w:rsid w:val="00C71108"/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71108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link w:val="Quote"/>
    <w:uiPriority w:val="29"/>
    <w:rsid w:val="00C7110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108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IntenseQuoteChar">
    <w:name w:val="Intense Quote Char"/>
    <w:link w:val="IntenseQuote"/>
    <w:uiPriority w:val="30"/>
    <w:rsid w:val="00C71108"/>
    <w:rPr>
      <w:rFonts w:ascii="Calibri Light" w:eastAsia="SimSun" w:hAnsi="Calibri Light" w:cs="Times New Roman"/>
      <w:color w:val="5B9BD5"/>
      <w:sz w:val="28"/>
      <w:szCs w:val="28"/>
    </w:rPr>
  </w:style>
  <w:style w:type="character" w:styleId="SubtleEmphasis">
    <w:name w:val="Subtle Emphasis"/>
    <w:uiPriority w:val="19"/>
    <w:qFormat/>
    <w:rsid w:val="00C71108"/>
    <w:rPr>
      <w:i/>
      <w:iCs/>
      <w:color w:val="595959"/>
    </w:rPr>
  </w:style>
  <w:style w:type="character" w:styleId="IntenseEmphasis">
    <w:name w:val="Intense Emphasis"/>
    <w:uiPriority w:val="21"/>
    <w:qFormat/>
    <w:rsid w:val="00C71108"/>
    <w:rPr>
      <w:b/>
      <w:bCs/>
      <w:i/>
      <w:iCs/>
    </w:rPr>
  </w:style>
  <w:style w:type="character" w:styleId="SubtleReference">
    <w:name w:val="Subtle Reference"/>
    <w:uiPriority w:val="31"/>
    <w:qFormat/>
    <w:rsid w:val="00C71108"/>
    <w:rPr>
      <w:smallCaps/>
      <w:color w:val="404040"/>
    </w:rPr>
  </w:style>
  <w:style w:type="character" w:styleId="IntenseReference">
    <w:name w:val="Intense Reference"/>
    <w:uiPriority w:val="32"/>
    <w:qFormat/>
    <w:rsid w:val="00C71108"/>
    <w:rPr>
      <w:b/>
      <w:bCs/>
      <w:smallCaps/>
      <w:u w:val="single"/>
    </w:rPr>
  </w:style>
  <w:style w:type="character" w:styleId="BookTitle">
    <w:name w:val="Book Title"/>
    <w:uiPriority w:val="33"/>
    <w:qFormat/>
    <w:rsid w:val="00C7110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110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09479-72A8-47AB-AF7C-B14460F14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Links>
    <vt:vector size="186" baseType="variant">
      <vt:variant>
        <vt:i4>3342340</vt:i4>
      </vt:variant>
      <vt:variant>
        <vt:i4>165</vt:i4>
      </vt:variant>
      <vt:variant>
        <vt:i4>0</vt:i4>
      </vt:variant>
      <vt:variant>
        <vt:i4>5</vt:i4>
      </vt:variant>
      <vt:variant>
        <vt:lpwstr>mailto:steve.arrants@sheridan.com?subject=KRONOS Documentation</vt:lpwstr>
      </vt:variant>
      <vt:variant>
        <vt:lpwstr/>
      </vt:variant>
      <vt:variant>
        <vt:i4>2097218</vt:i4>
      </vt:variant>
      <vt:variant>
        <vt:i4>162</vt:i4>
      </vt:variant>
      <vt:variant>
        <vt:i4>0</vt:i4>
      </vt:variant>
      <vt:variant>
        <vt:i4>5</vt:i4>
      </vt:variant>
      <vt:variant>
        <vt:lpwstr>mailto:payroll.djs@sheridan.com</vt:lpwstr>
      </vt:variant>
      <vt:variant>
        <vt:lpwstr/>
      </vt:variant>
      <vt:variant>
        <vt:i4>2490377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_Ref1355010277</vt:lpwstr>
      </vt:variant>
      <vt:variant>
        <vt:i4>786445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359938481</vt:lpwstr>
      </vt:variant>
      <vt:variant>
        <vt:i4>3145765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-1821813081</vt:lpwstr>
      </vt:variant>
      <vt:variant>
        <vt:i4>3538999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1174214775</vt:lpwstr>
      </vt:variant>
      <vt:variant>
        <vt:i4>3342382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-2114300631</vt:lpwstr>
      </vt:variant>
      <vt:variant>
        <vt:i4>1572912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_Toc424199951</vt:lpwstr>
      </vt:variant>
      <vt:variant>
        <vt:i4>1572912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_Toc424199950</vt:lpwstr>
      </vt:variant>
      <vt:variant>
        <vt:i4>1638448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_Toc424199949</vt:lpwstr>
      </vt:variant>
      <vt:variant>
        <vt:i4>1638448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_Toc424199948</vt:lpwstr>
      </vt:variant>
      <vt:variant>
        <vt:i4>1638448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_Toc424199947</vt:lpwstr>
      </vt:variant>
      <vt:variant>
        <vt:i4>1638448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_Toc424199946</vt:lpwstr>
      </vt:variant>
      <vt:variant>
        <vt:i4>1638448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_Toc424199945</vt:lpwstr>
      </vt:variant>
      <vt:variant>
        <vt:i4>1638448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_Toc424199944</vt:lpwstr>
      </vt:variant>
      <vt:variant>
        <vt:i4>1638448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_Toc424199943</vt:lpwstr>
      </vt:variant>
      <vt:variant>
        <vt:i4>1638448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_Toc424199942</vt:lpwstr>
      </vt:variant>
      <vt:variant>
        <vt:i4>1638448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_Toc424199941</vt:lpwstr>
      </vt:variant>
      <vt:variant>
        <vt:i4>1638448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_Toc424199940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_Toc424199939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_Toc424199938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_Toc424199937</vt:lpwstr>
      </vt:variant>
      <vt:variant>
        <vt:i4>1966128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_Toc424199936</vt:lpwstr>
      </vt:variant>
      <vt:variant>
        <vt:i4>1966128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_Toc424199935</vt:lpwstr>
      </vt:variant>
      <vt:variant>
        <vt:i4>1966128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_Toc424199934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_Toc424199933</vt:lpwstr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_Toc424199932</vt:lpwstr>
      </vt:variant>
      <vt:variant>
        <vt:i4>1966128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_Toc424199931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_Toc424199930</vt:lpwstr>
      </vt:variant>
      <vt:variant>
        <vt:i4>2031664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_Toc424199929</vt:lpwstr>
      </vt:variant>
      <vt:variant>
        <vt:i4>2031664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_Toc424199928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2015-08-28T15:15:00Z</dcterms:created>
  <dcterms:modified xsi:type="dcterms:W3CDTF">2015-08-28T15:36:00Z</dcterms:modified>
</cp:coreProperties>
</file>